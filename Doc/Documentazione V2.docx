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1A30D1" w:rsidRDefault="001A30D1">
      <w:pPr>
        <w:pBdr>
          <w:top w:val="nil"/>
          <w:left w:val="nil"/>
          <w:bottom w:val="nil"/>
          <w:right w:val="nil"/>
          <w:between w:val="nil"/>
        </w:pBdr>
        <w:tabs>
          <w:tab w:val="left" w:pos="3708"/>
        </w:tabs>
        <w:jc w:val="both"/>
        <w:rPr>
          <w:rFonts w:ascii="Arial" w:eastAsia="Arial" w:hAnsi="Arial" w:cs="Arial"/>
          <w:color w:val="000000"/>
          <w:sz w:val="22"/>
          <w:szCs w:val="22"/>
        </w:rPr>
      </w:pPr>
    </w:p>
    <w:p w14:paraId="00000002" w14:textId="77777777" w:rsidR="001A30D1" w:rsidRDefault="001A30D1">
      <w:pPr>
        <w:pBdr>
          <w:top w:val="nil"/>
          <w:left w:val="nil"/>
          <w:bottom w:val="nil"/>
          <w:right w:val="nil"/>
          <w:between w:val="nil"/>
        </w:pBdr>
        <w:jc w:val="both"/>
        <w:rPr>
          <w:rFonts w:ascii="Arial" w:eastAsia="Arial" w:hAnsi="Arial" w:cs="Arial"/>
          <w:color w:val="000000"/>
          <w:sz w:val="22"/>
          <w:szCs w:val="22"/>
        </w:rPr>
      </w:pPr>
    </w:p>
    <w:p w14:paraId="00000003" w14:textId="77777777" w:rsidR="001A30D1" w:rsidRDefault="001A30D1">
      <w:pPr>
        <w:pBdr>
          <w:top w:val="nil"/>
          <w:left w:val="nil"/>
          <w:bottom w:val="nil"/>
          <w:right w:val="nil"/>
          <w:between w:val="nil"/>
        </w:pBdr>
        <w:jc w:val="both"/>
        <w:rPr>
          <w:rFonts w:ascii="Arial" w:eastAsia="Arial" w:hAnsi="Arial" w:cs="Arial"/>
          <w:color w:val="000000"/>
          <w:sz w:val="22"/>
          <w:szCs w:val="22"/>
        </w:rPr>
      </w:pPr>
    </w:p>
    <w:p w14:paraId="00000004" w14:textId="77777777" w:rsidR="001A30D1" w:rsidRDefault="001A30D1">
      <w:pPr>
        <w:pBdr>
          <w:top w:val="nil"/>
          <w:left w:val="nil"/>
          <w:bottom w:val="nil"/>
          <w:right w:val="nil"/>
          <w:between w:val="nil"/>
        </w:pBdr>
        <w:jc w:val="both"/>
        <w:rPr>
          <w:rFonts w:ascii="Arial" w:eastAsia="Arial" w:hAnsi="Arial" w:cs="Arial"/>
          <w:color w:val="000000"/>
          <w:sz w:val="22"/>
          <w:szCs w:val="22"/>
        </w:rPr>
      </w:pPr>
    </w:p>
    <w:p w14:paraId="00000005" w14:textId="77777777" w:rsidR="001A30D1" w:rsidRDefault="00025883">
      <w:pPr>
        <w:pBdr>
          <w:top w:val="nil"/>
          <w:left w:val="nil"/>
          <w:bottom w:val="nil"/>
          <w:right w:val="nil"/>
          <w:between w:val="nil"/>
        </w:pBdr>
        <w:jc w:val="center"/>
        <w:rPr>
          <w:rFonts w:ascii="Cambria" w:eastAsia="Cambria" w:hAnsi="Cambria" w:cs="Cambria"/>
          <w:b/>
          <w:color w:val="333399"/>
          <w:sz w:val="64"/>
          <w:szCs w:val="64"/>
        </w:rPr>
      </w:pPr>
      <w:r>
        <w:rPr>
          <w:rFonts w:ascii="Cambria" w:eastAsia="Cambria" w:hAnsi="Cambria" w:cs="Cambria"/>
          <w:b/>
          <w:color w:val="333399"/>
          <w:sz w:val="64"/>
          <w:szCs w:val="64"/>
        </w:rPr>
        <w:t xml:space="preserve">“Software Engineering” </w:t>
      </w:r>
    </w:p>
    <w:p w14:paraId="00000006" w14:textId="77777777" w:rsidR="001A30D1" w:rsidRDefault="00025883">
      <w:pPr>
        <w:pBdr>
          <w:top w:val="nil"/>
          <w:left w:val="nil"/>
          <w:bottom w:val="nil"/>
          <w:right w:val="nil"/>
          <w:between w:val="nil"/>
        </w:pBdr>
        <w:jc w:val="center"/>
        <w:rPr>
          <w:rFonts w:ascii="Cambria" w:eastAsia="Cambria" w:hAnsi="Cambria" w:cs="Cambria"/>
          <w:b/>
          <w:color w:val="333399"/>
          <w:sz w:val="56"/>
          <w:szCs w:val="56"/>
        </w:rPr>
      </w:pPr>
      <w:r>
        <w:rPr>
          <w:rFonts w:ascii="Cambria" w:eastAsia="Cambria" w:hAnsi="Cambria" w:cs="Cambria"/>
          <w:b/>
          <w:color w:val="333399"/>
          <w:sz w:val="56"/>
          <w:szCs w:val="56"/>
        </w:rPr>
        <w:t>Course</w:t>
      </w:r>
    </w:p>
    <w:p w14:paraId="00000007" w14:textId="77777777" w:rsidR="001A30D1" w:rsidRDefault="00025883">
      <w:pPr>
        <w:pBdr>
          <w:top w:val="nil"/>
          <w:left w:val="nil"/>
          <w:bottom w:val="nil"/>
          <w:right w:val="nil"/>
          <w:between w:val="nil"/>
        </w:pBdr>
        <w:jc w:val="center"/>
        <w:rPr>
          <w:rFonts w:ascii="Cambria" w:eastAsia="Cambria" w:hAnsi="Cambria" w:cs="Cambria"/>
          <w:b/>
          <w:color w:val="333399"/>
          <w:sz w:val="56"/>
          <w:szCs w:val="56"/>
        </w:rPr>
      </w:pPr>
      <w:proofErr w:type="spellStart"/>
      <w:r>
        <w:rPr>
          <w:rFonts w:ascii="Cambria" w:eastAsia="Cambria" w:hAnsi="Cambria" w:cs="Cambria"/>
          <w:b/>
          <w:color w:val="333399"/>
          <w:sz w:val="56"/>
          <w:szCs w:val="56"/>
        </w:rPr>
        <w:t>a.a.</w:t>
      </w:r>
      <w:proofErr w:type="spellEnd"/>
      <w:r>
        <w:rPr>
          <w:rFonts w:ascii="Cambria" w:eastAsia="Cambria" w:hAnsi="Cambria" w:cs="Cambria"/>
          <w:b/>
          <w:color w:val="333399"/>
          <w:sz w:val="56"/>
          <w:szCs w:val="56"/>
        </w:rPr>
        <w:t xml:space="preserve"> 2019-2020</w:t>
      </w:r>
    </w:p>
    <w:p w14:paraId="00000008" w14:textId="77777777" w:rsidR="001A30D1" w:rsidRDefault="001A30D1">
      <w:pPr>
        <w:pBdr>
          <w:top w:val="nil"/>
          <w:left w:val="nil"/>
          <w:bottom w:val="nil"/>
          <w:right w:val="nil"/>
          <w:between w:val="nil"/>
        </w:pBdr>
        <w:rPr>
          <w:rFonts w:ascii="Cambria" w:eastAsia="Cambria" w:hAnsi="Cambria" w:cs="Cambria"/>
          <w:b/>
          <w:color w:val="333399"/>
          <w:sz w:val="56"/>
          <w:szCs w:val="56"/>
        </w:rPr>
      </w:pPr>
      <w:bookmarkStart w:id="0" w:name="bookmark=id.gjdgxs" w:colFirst="0" w:colLast="0"/>
      <w:bookmarkEnd w:id="0"/>
    </w:p>
    <w:p w14:paraId="00000009" w14:textId="77777777" w:rsidR="001A30D1" w:rsidRDefault="001A30D1">
      <w:pPr>
        <w:pBdr>
          <w:top w:val="nil"/>
          <w:left w:val="nil"/>
          <w:bottom w:val="nil"/>
          <w:right w:val="nil"/>
          <w:between w:val="nil"/>
        </w:pBdr>
        <w:jc w:val="center"/>
        <w:rPr>
          <w:rFonts w:ascii="Cambria" w:eastAsia="Cambria" w:hAnsi="Cambria" w:cs="Cambria"/>
          <w:b/>
          <w:color w:val="333399"/>
          <w:sz w:val="56"/>
          <w:szCs w:val="56"/>
        </w:rPr>
      </w:pPr>
    </w:p>
    <w:p w14:paraId="0000000A" w14:textId="77777777" w:rsidR="001A30D1" w:rsidRDefault="00025883">
      <w:pPr>
        <w:pBdr>
          <w:top w:val="nil"/>
          <w:left w:val="nil"/>
          <w:bottom w:val="nil"/>
          <w:right w:val="nil"/>
          <w:between w:val="nil"/>
        </w:pBdr>
        <w:jc w:val="center"/>
        <w:rPr>
          <w:rFonts w:ascii="Cambria" w:eastAsia="Cambria" w:hAnsi="Cambria" w:cs="Cambria"/>
          <w:b/>
          <w:color w:val="333399"/>
          <w:sz w:val="32"/>
          <w:szCs w:val="32"/>
        </w:rPr>
      </w:pPr>
      <w:r>
        <w:rPr>
          <w:rFonts w:ascii="Cambria" w:eastAsia="Cambria" w:hAnsi="Cambria" w:cs="Cambria"/>
          <w:b/>
          <w:color w:val="333399"/>
          <w:sz w:val="32"/>
          <w:szCs w:val="32"/>
        </w:rPr>
        <w:t xml:space="preserve">Lecturer: Prof. Henry </w:t>
      </w:r>
      <w:proofErr w:type="spellStart"/>
      <w:r>
        <w:rPr>
          <w:rFonts w:ascii="Cambria" w:eastAsia="Cambria" w:hAnsi="Cambria" w:cs="Cambria"/>
          <w:b/>
          <w:color w:val="333399"/>
          <w:sz w:val="32"/>
          <w:szCs w:val="32"/>
        </w:rPr>
        <w:t>Muccini</w:t>
      </w:r>
      <w:proofErr w:type="spellEnd"/>
      <w:r>
        <w:rPr>
          <w:rFonts w:ascii="Cambria" w:eastAsia="Cambria" w:hAnsi="Cambria" w:cs="Cambria"/>
          <w:b/>
          <w:color w:val="333399"/>
          <w:sz w:val="32"/>
          <w:szCs w:val="32"/>
        </w:rPr>
        <w:t xml:space="preserve"> (henry.muccini@univaq.it)</w:t>
      </w:r>
    </w:p>
    <w:p w14:paraId="0000000B" w14:textId="77777777" w:rsidR="001A30D1" w:rsidRDefault="001A30D1">
      <w:pPr>
        <w:pBdr>
          <w:top w:val="nil"/>
          <w:left w:val="nil"/>
          <w:bottom w:val="nil"/>
          <w:right w:val="nil"/>
          <w:between w:val="nil"/>
        </w:pBdr>
        <w:jc w:val="center"/>
        <w:rPr>
          <w:rFonts w:ascii="Cambria" w:eastAsia="Cambria" w:hAnsi="Cambria" w:cs="Cambria"/>
          <w:b/>
          <w:color w:val="333399"/>
          <w:sz w:val="32"/>
          <w:szCs w:val="32"/>
        </w:rPr>
      </w:pPr>
    </w:p>
    <w:p w14:paraId="0000000C" w14:textId="77777777" w:rsidR="001A30D1" w:rsidRPr="003C3093" w:rsidRDefault="00025883">
      <w:pPr>
        <w:pBdr>
          <w:top w:val="nil"/>
          <w:left w:val="nil"/>
          <w:bottom w:val="nil"/>
          <w:right w:val="nil"/>
          <w:between w:val="nil"/>
        </w:pBdr>
        <w:jc w:val="center"/>
        <w:rPr>
          <w:rFonts w:ascii="Cambria" w:eastAsia="Cambria" w:hAnsi="Cambria" w:cs="Cambria"/>
          <w:b/>
          <w:color w:val="FF0000"/>
          <w:sz w:val="72"/>
          <w:szCs w:val="72"/>
          <w:lang w:val="it-IT"/>
        </w:rPr>
      </w:pPr>
      <w:r w:rsidRPr="003C3093">
        <w:rPr>
          <w:rFonts w:ascii="Cambria" w:eastAsia="Cambria" w:hAnsi="Cambria" w:cs="Cambria"/>
          <w:b/>
          <w:color w:val="FF0000"/>
          <w:sz w:val="72"/>
          <w:szCs w:val="72"/>
          <w:lang w:val="it-IT"/>
        </w:rPr>
        <w:t>3. Gestionale per lo sharing online di appunti e materiale di studio</w:t>
      </w:r>
    </w:p>
    <w:p w14:paraId="0000000D" w14:textId="77777777" w:rsidR="001A30D1" w:rsidRPr="003C3093" w:rsidRDefault="001A30D1">
      <w:pPr>
        <w:pBdr>
          <w:top w:val="nil"/>
          <w:left w:val="nil"/>
          <w:bottom w:val="nil"/>
          <w:right w:val="nil"/>
          <w:between w:val="nil"/>
        </w:pBdr>
        <w:jc w:val="center"/>
        <w:rPr>
          <w:rFonts w:ascii="Cambria" w:eastAsia="Cambria" w:hAnsi="Cambria" w:cs="Cambria"/>
          <w:b/>
          <w:color w:val="FF0000"/>
          <w:sz w:val="72"/>
          <w:szCs w:val="72"/>
          <w:lang w:val="it-IT"/>
        </w:rPr>
      </w:pPr>
    </w:p>
    <w:tbl>
      <w:tblPr>
        <w:tblStyle w:val="a"/>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4"/>
        <w:gridCol w:w="6642"/>
      </w:tblGrid>
      <w:tr w:rsidR="001A30D1" w14:paraId="04AACA06" w14:textId="77777777">
        <w:tc>
          <w:tcPr>
            <w:tcW w:w="2214" w:type="dxa"/>
            <w:shd w:val="clear" w:color="auto" w:fill="auto"/>
            <w:tcMar>
              <w:top w:w="0" w:type="dxa"/>
              <w:left w:w="108" w:type="dxa"/>
              <w:bottom w:w="0" w:type="dxa"/>
              <w:right w:w="108" w:type="dxa"/>
            </w:tcMar>
          </w:tcPr>
          <w:p w14:paraId="0000000E"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Date</w:t>
            </w:r>
          </w:p>
        </w:tc>
        <w:tc>
          <w:tcPr>
            <w:tcW w:w="6642" w:type="dxa"/>
            <w:shd w:val="clear" w:color="auto" w:fill="auto"/>
            <w:tcMar>
              <w:top w:w="0" w:type="dxa"/>
              <w:left w:w="108" w:type="dxa"/>
              <w:bottom w:w="0" w:type="dxa"/>
              <w:right w:w="108" w:type="dxa"/>
            </w:tcMar>
          </w:tcPr>
          <w:p w14:paraId="0000000F" w14:textId="77777777" w:rsidR="001A30D1" w:rsidRDefault="00025883">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&lt;gg/mm/</w:t>
            </w:r>
            <w:proofErr w:type="spellStart"/>
            <w:r>
              <w:rPr>
                <w:rFonts w:ascii="Arial" w:eastAsia="Arial" w:hAnsi="Arial" w:cs="Arial"/>
                <w:color w:val="333399"/>
              </w:rPr>
              <w:t>aaaa</w:t>
            </w:r>
            <w:proofErr w:type="spellEnd"/>
            <w:r>
              <w:rPr>
                <w:rFonts w:ascii="Arial" w:eastAsia="Arial" w:hAnsi="Arial" w:cs="Arial"/>
                <w:color w:val="333399"/>
              </w:rPr>
              <w:t>&gt;</w:t>
            </w:r>
          </w:p>
        </w:tc>
      </w:tr>
      <w:tr w:rsidR="001A30D1" w14:paraId="27150373" w14:textId="77777777">
        <w:tc>
          <w:tcPr>
            <w:tcW w:w="2214" w:type="dxa"/>
            <w:shd w:val="clear" w:color="auto" w:fill="auto"/>
            <w:tcMar>
              <w:top w:w="0" w:type="dxa"/>
              <w:left w:w="108" w:type="dxa"/>
              <w:bottom w:w="0" w:type="dxa"/>
              <w:right w:w="108" w:type="dxa"/>
            </w:tcMar>
          </w:tcPr>
          <w:p w14:paraId="00000010"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Deliverable</w:t>
            </w:r>
          </w:p>
        </w:tc>
        <w:tc>
          <w:tcPr>
            <w:tcW w:w="6642" w:type="dxa"/>
            <w:shd w:val="clear" w:color="auto" w:fill="auto"/>
            <w:tcMar>
              <w:top w:w="0" w:type="dxa"/>
              <w:left w:w="108" w:type="dxa"/>
              <w:bottom w:w="0" w:type="dxa"/>
              <w:right w:w="108" w:type="dxa"/>
            </w:tcMar>
          </w:tcPr>
          <w:p w14:paraId="00000011" w14:textId="77777777" w:rsidR="001A30D1" w:rsidRDefault="00025883">
            <w:pPr>
              <w:pBdr>
                <w:top w:val="nil"/>
                <w:left w:val="nil"/>
                <w:bottom w:val="nil"/>
                <w:right w:val="nil"/>
                <w:between w:val="nil"/>
              </w:pBdr>
              <w:jc w:val="both"/>
              <w:rPr>
                <w:rFonts w:ascii="Arial" w:eastAsia="Arial" w:hAnsi="Arial" w:cs="Arial"/>
                <w:color w:val="333399"/>
              </w:rPr>
            </w:pPr>
            <w:proofErr w:type="spellStart"/>
            <w:r>
              <w:rPr>
                <w:rFonts w:ascii="Arial" w:eastAsia="Arial" w:hAnsi="Arial" w:cs="Arial"/>
                <w:color w:val="333399"/>
              </w:rPr>
              <w:t>Documento</w:t>
            </w:r>
            <w:proofErr w:type="spellEnd"/>
            <w:r>
              <w:rPr>
                <w:rFonts w:ascii="Arial" w:eastAsia="Arial" w:hAnsi="Arial" w:cs="Arial"/>
                <w:color w:val="333399"/>
              </w:rPr>
              <w:t xml:space="preserve"> Finale – D3</w:t>
            </w:r>
          </w:p>
        </w:tc>
      </w:tr>
      <w:tr w:rsidR="001A30D1" w14:paraId="6C322040" w14:textId="77777777">
        <w:tc>
          <w:tcPr>
            <w:tcW w:w="2214" w:type="dxa"/>
            <w:shd w:val="clear" w:color="auto" w:fill="auto"/>
            <w:tcMar>
              <w:top w:w="0" w:type="dxa"/>
              <w:left w:w="108" w:type="dxa"/>
              <w:bottom w:w="0" w:type="dxa"/>
              <w:right w:w="108" w:type="dxa"/>
            </w:tcMar>
          </w:tcPr>
          <w:p w14:paraId="00000012"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Team (Name)</w:t>
            </w:r>
          </w:p>
        </w:tc>
        <w:tc>
          <w:tcPr>
            <w:tcW w:w="6642" w:type="dxa"/>
            <w:shd w:val="clear" w:color="auto" w:fill="auto"/>
            <w:tcMar>
              <w:top w:w="0" w:type="dxa"/>
              <w:left w:w="108" w:type="dxa"/>
              <w:bottom w:w="0" w:type="dxa"/>
              <w:right w:w="108" w:type="dxa"/>
            </w:tcMar>
          </w:tcPr>
          <w:p w14:paraId="00000013" w14:textId="77777777" w:rsidR="001A30D1" w:rsidRDefault="00025883">
            <w:pPr>
              <w:pBdr>
                <w:top w:val="nil"/>
                <w:left w:val="nil"/>
                <w:bottom w:val="nil"/>
                <w:right w:val="nil"/>
                <w:between w:val="nil"/>
              </w:pBdr>
              <w:jc w:val="both"/>
              <w:rPr>
                <w:rFonts w:ascii="Arial" w:eastAsia="Arial" w:hAnsi="Arial" w:cs="Arial"/>
                <w:b/>
                <w:color w:val="333399"/>
              </w:rPr>
            </w:pPr>
            <w:proofErr w:type="spellStart"/>
            <w:r>
              <w:rPr>
                <w:rFonts w:ascii="Arial" w:eastAsia="Arial" w:hAnsi="Arial" w:cs="Arial"/>
                <w:b/>
                <w:color w:val="333399"/>
              </w:rPr>
              <w:t>QuackTheDuck</w:t>
            </w:r>
            <w:proofErr w:type="spellEnd"/>
          </w:p>
        </w:tc>
      </w:tr>
    </w:tbl>
    <w:p w14:paraId="00000014" w14:textId="77777777" w:rsidR="001A30D1" w:rsidRDefault="001A30D1">
      <w:pPr>
        <w:pBdr>
          <w:top w:val="nil"/>
          <w:left w:val="nil"/>
          <w:bottom w:val="nil"/>
          <w:right w:val="nil"/>
          <w:between w:val="nil"/>
        </w:pBdr>
        <w:jc w:val="both"/>
        <w:rPr>
          <w:rFonts w:ascii="Arial" w:eastAsia="Arial" w:hAnsi="Arial" w:cs="Arial"/>
          <w:b/>
          <w:color w:val="333399"/>
        </w:rPr>
      </w:pPr>
    </w:p>
    <w:tbl>
      <w:tblPr>
        <w:tblStyle w:val="a0"/>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845"/>
        <w:gridCol w:w="4275"/>
      </w:tblGrid>
      <w:tr w:rsidR="001A30D1" w14:paraId="5A0C3068" w14:textId="77777777">
        <w:tc>
          <w:tcPr>
            <w:tcW w:w="8850" w:type="dxa"/>
            <w:gridSpan w:val="3"/>
            <w:shd w:val="clear" w:color="auto" w:fill="auto"/>
            <w:tcMar>
              <w:top w:w="0" w:type="dxa"/>
              <w:left w:w="108" w:type="dxa"/>
              <w:bottom w:w="0" w:type="dxa"/>
              <w:right w:w="108" w:type="dxa"/>
            </w:tcMar>
          </w:tcPr>
          <w:p w14:paraId="00000015" w14:textId="77777777" w:rsidR="001A30D1" w:rsidRDefault="00025883">
            <w:pPr>
              <w:pBdr>
                <w:top w:val="nil"/>
                <w:left w:val="nil"/>
                <w:bottom w:val="nil"/>
                <w:right w:val="nil"/>
                <w:between w:val="nil"/>
              </w:pBdr>
              <w:jc w:val="center"/>
              <w:rPr>
                <w:rFonts w:ascii="Arial" w:eastAsia="Arial" w:hAnsi="Arial" w:cs="Arial"/>
                <w:b/>
                <w:color w:val="333399"/>
                <w:sz w:val="40"/>
                <w:szCs w:val="40"/>
              </w:rPr>
            </w:pPr>
            <w:r>
              <w:rPr>
                <w:rFonts w:ascii="Arial" w:eastAsia="Arial" w:hAnsi="Arial" w:cs="Arial"/>
                <w:b/>
                <w:color w:val="333399"/>
                <w:sz w:val="40"/>
                <w:szCs w:val="40"/>
              </w:rPr>
              <w:t>Team Members</w:t>
            </w:r>
          </w:p>
        </w:tc>
      </w:tr>
      <w:tr w:rsidR="001A30D1" w14:paraId="20A9FB0C" w14:textId="77777777">
        <w:tc>
          <w:tcPr>
            <w:tcW w:w="2730" w:type="dxa"/>
            <w:shd w:val="clear" w:color="auto" w:fill="auto"/>
            <w:tcMar>
              <w:top w:w="0" w:type="dxa"/>
              <w:left w:w="108" w:type="dxa"/>
              <w:bottom w:w="0" w:type="dxa"/>
              <w:right w:w="108" w:type="dxa"/>
            </w:tcMar>
          </w:tcPr>
          <w:p w14:paraId="00000018" w14:textId="77777777" w:rsidR="001A30D1" w:rsidRDefault="00025883">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Name &amp; Surname</w:t>
            </w:r>
          </w:p>
        </w:tc>
        <w:tc>
          <w:tcPr>
            <w:tcW w:w="1845" w:type="dxa"/>
            <w:shd w:val="clear" w:color="auto" w:fill="auto"/>
            <w:tcMar>
              <w:top w:w="0" w:type="dxa"/>
              <w:left w:w="108" w:type="dxa"/>
              <w:bottom w:w="0" w:type="dxa"/>
              <w:right w:w="108" w:type="dxa"/>
            </w:tcMar>
          </w:tcPr>
          <w:p w14:paraId="00000019" w14:textId="77777777" w:rsidR="001A30D1" w:rsidRDefault="00025883">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Matriculation Number</w:t>
            </w:r>
          </w:p>
        </w:tc>
        <w:tc>
          <w:tcPr>
            <w:tcW w:w="4275" w:type="dxa"/>
            <w:shd w:val="clear" w:color="auto" w:fill="auto"/>
            <w:tcMar>
              <w:top w:w="0" w:type="dxa"/>
              <w:left w:w="108" w:type="dxa"/>
              <w:bottom w:w="0" w:type="dxa"/>
              <w:right w:w="108" w:type="dxa"/>
            </w:tcMar>
          </w:tcPr>
          <w:p w14:paraId="0000001A" w14:textId="77777777" w:rsidR="001A30D1" w:rsidRDefault="00025883">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E-mail address</w:t>
            </w:r>
          </w:p>
        </w:tc>
      </w:tr>
      <w:tr w:rsidR="001A30D1" w14:paraId="3410B91A" w14:textId="77777777">
        <w:tc>
          <w:tcPr>
            <w:tcW w:w="2730" w:type="dxa"/>
            <w:shd w:val="clear" w:color="auto" w:fill="auto"/>
            <w:tcMar>
              <w:top w:w="0" w:type="dxa"/>
              <w:left w:w="108" w:type="dxa"/>
              <w:bottom w:w="0" w:type="dxa"/>
              <w:right w:w="108" w:type="dxa"/>
            </w:tcMar>
          </w:tcPr>
          <w:p w14:paraId="0000001B"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 xml:space="preserve">Daniele </w:t>
            </w:r>
            <w:proofErr w:type="spellStart"/>
            <w:r>
              <w:rPr>
                <w:rFonts w:ascii="Arial" w:eastAsia="Arial" w:hAnsi="Arial" w:cs="Arial"/>
                <w:b/>
                <w:color w:val="333399"/>
              </w:rPr>
              <w:t>Fossemò</w:t>
            </w:r>
            <w:proofErr w:type="spellEnd"/>
          </w:p>
        </w:tc>
        <w:tc>
          <w:tcPr>
            <w:tcW w:w="1845" w:type="dxa"/>
            <w:shd w:val="clear" w:color="auto" w:fill="auto"/>
            <w:tcMar>
              <w:top w:w="0" w:type="dxa"/>
              <w:left w:w="108" w:type="dxa"/>
              <w:bottom w:w="0" w:type="dxa"/>
              <w:right w:w="108" w:type="dxa"/>
            </w:tcMar>
          </w:tcPr>
          <w:p w14:paraId="0000001C"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252619</w:t>
            </w:r>
          </w:p>
        </w:tc>
        <w:tc>
          <w:tcPr>
            <w:tcW w:w="4275" w:type="dxa"/>
            <w:shd w:val="clear" w:color="auto" w:fill="auto"/>
            <w:tcMar>
              <w:top w:w="0" w:type="dxa"/>
              <w:left w:w="108" w:type="dxa"/>
              <w:bottom w:w="0" w:type="dxa"/>
              <w:right w:w="108" w:type="dxa"/>
            </w:tcMar>
          </w:tcPr>
          <w:p w14:paraId="0000001D"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daniele.fossemo@student.univaq.it</w:t>
            </w:r>
          </w:p>
        </w:tc>
      </w:tr>
      <w:tr w:rsidR="001A30D1" w14:paraId="0099E7B3" w14:textId="77777777">
        <w:tc>
          <w:tcPr>
            <w:tcW w:w="2730" w:type="dxa"/>
            <w:shd w:val="clear" w:color="auto" w:fill="auto"/>
            <w:tcMar>
              <w:top w:w="0" w:type="dxa"/>
              <w:left w:w="108" w:type="dxa"/>
              <w:bottom w:w="0" w:type="dxa"/>
              <w:right w:w="108" w:type="dxa"/>
            </w:tcMar>
          </w:tcPr>
          <w:p w14:paraId="0000001E"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Davide Ricci</w:t>
            </w:r>
          </w:p>
        </w:tc>
        <w:tc>
          <w:tcPr>
            <w:tcW w:w="1845" w:type="dxa"/>
            <w:shd w:val="clear" w:color="auto" w:fill="auto"/>
            <w:tcMar>
              <w:top w:w="0" w:type="dxa"/>
              <w:left w:w="108" w:type="dxa"/>
              <w:bottom w:w="0" w:type="dxa"/>
              <w:right w:w="108" w:type="dxa"/>
            </w:tcMar>
          </w:tcPr>
          <w:p w14:paraId="0000001F"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253366</w:t>
            </w:r>
          </w:p>
        </w:tc>
        <w:tc>
          <w:tcPr>
            <w:tcW w:w="4275" w:type="dxa"/>
            <w:shd w:val="clear" w:color="auto" w:fill="auto"/>
            <w:tcMar>
              <w:top w:w="0" w:type="dxa"/>
              <w:left w:w="108" w:type="dxa"/>
              <w:bottom w:w="0" w:type="dxa"/>
              <w:right w:w="108" w:type="dxa"/>
            </w:tcMar>
          </w:tcPr>
          <w:p w14:paraId="00000020"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davide.ricci@student.univaq.it</w:t>
            </w:r>
          </w:p>
        </w:tc>
      </w:tr>
      <w:tr w:rsidR="001A30D1" w14:paraId="2B5A7BEB" w14:textId="77777777">
        <w:tc>
          <w:tcPr>
            <w:tcW w:w="2730" w:type="dxa"/>
            <w:shd w:val="clear" w:color="auto" w:fill="auto"/>
            <w:tcMar>
              <w:top w:w="0" w:type="dxa"/>
              <w:left w:w="108" w:type="dxa"/>
              <w:bottom w:w="0" w:type="dxa"/>
              <w:right w:w="108" w:type="dxa"/>
            </w:tcMar>
          </w:tcPr>
          <w:p w14:paraId="00000021"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Gianluca Rea</w:t>
            </w:r>
          </w:p>
        </w:tc>
        <w:tc>
          <w:tcPr>
            <w:tcW w:w="1845" w:type="dxa"/>
            <w:shd w:val="clear" w:color="auto" w:fill="auto"/>
            <w:tcMar>
              <w:top w:w="0" w:type="dxa"/>
              <w:left w:w="108" w:type="dxa"/>
              <w:bottom w:w="0" w:type="dxa"/>
              <w:right w:w="108" w:type="dxa"/>
            </w:tcMar>
          </w:tcPr>
          <w:p w14:paraId="00000022"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256970</w:t>
            </w:r>
          </w:p>
        </w:tc>
        <w:tc>
          <w:tcPr>
            <w:tcW w:w="4275" w:type="dxa"/>
            <w:shd w:val="clear" w:color="auto" w:fill="auto"/>
            <w:tcMar>
              <w:top w:w="0" w:type="dxa"/>
              <w:left w:w="108" w:type="dxa"/>
              <w:bottom w:w="0" w:type="dxa"/>
              <w:right w:w="108" w:type="dxa"/>
            </w:tcMar>
          </w:tcPr>
          <w:p w14:paraId="00000023" w14:textId="77777777" w:rsidR="001A30D1" w:rsidRDefault="00025883">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gianluca.rea@student.univaq.it</w:t>
            </w:r>
          </w:p>
        </w:tc>
      </w:tr>
    </w:tbl>
    <w:p w14:paraId="00000024" w14:textId="77777777" w:rsidR="001A30D1" w:rsidRDefault="001A30D1">
      <w:pPr>
        <w:pBdr>
          <w:top w:val="nil"/>
          <w:left w:val="nil"/>
          <w:bottom w:val="nil"/>
          <w:right w:val="nil"/>
          <w:between w:val="nil"/>
        </w:pBdr>
        <w:jc w:val="center"/>
        <w:rPr>
          <w:rFonts w:ascii="Arial" w:eastAsia="Arial" w:hAnsi="Arial" w:cs="Arial"/>
          <w:b/>
          <w:color w:val="333399"/>
        </w:rPr>
      </w:pPr>
    </w:p>
    <w:p w14:paraId="00000025" w14:textId="77777777" w:rsidR="001A30D1" w:rsidRDefault="00025883">
      <w:pPr>
        <w:pStyle w:val="Title"/>
      </w:pPr>
      <w:r>
        <w:t>Table of Contents of this deliverable</w:t>
      </w:r>
    </w:p>
    <w:p w14:paraId="00000026" w14:textId="77777777" w:rsidR="001A30D1" w:rsidRDefault="00025883">
      <w:pPr>
        <w:pBdr>
          <w:top w:val="nil"/>
          <w:left w:val="nil"/>
          <w:bottom w:val="nil"/>
          <w:right w:val="nil"/>
          <w:between w:val="nil"/>
        </w:pBdr>
      </w:pPr>
      <w:r>
        <w:lastRenderedPageBreak/>
        <w:pict w14:anchorId="33F53E5A">
          <v:rect id="_x0000_i1025" style="width:0;height:1.5pt" o:hralign="center" o:hrstd="t" o:hr="t" fillcolor="#a0a0a0" stroked="f"/>
        </w:pict>
      </w:r>
    </w:p>
    <w:p w14:paraId="00000027" w14:textId="77777777" w:rsidR="001A30D1" w:rsidRDefault="001A30D1">
      <w:pPr>
        <w:pBdr>
          <w:top w:val="nil"/>
          <w:left w:val="nil"/>
          <w:bottom w:val="nil"/>
          <w:right w:val="nil"/>
          <w:between w:val="nil"/>
        </w:pBdr>
      </w:pPr>
    </w:p>
    <w:p w14:paraId="00000028" w14:textId="77777777" w:rsidR="001A30D1" w:rsidRDefault="001A30D1">
      <w:pPr>
        <w:pBdr>
          <w:top w:val="nil"/>
          <w:left w:val="nil"/>
          <w:bottom w:val="nil"/>
          <w:right w:val="nil"/>
          <w:between w:val="nil"/>
        </w:pBdr>
      </w:pPr>
    </w:p>
    <w:p w14:paraId="00000029" w14:textId="77777777" w:rsidR="001A30D1" w:rsidRPr="003C3093" w:rsidRDefault="00025883">
      <w:pPr>
        <w:pBdr>
          <w:top w:val="nil"/>
          <w:left w:val="nil"/>
          <w:bottom w:val="nil"/>
          <w:right w:val="nil"/>
          <w:between w:val="nil"/>
        </w:pBdr>
        <w:rPr>
          <w:b/>
          <w:sz w:val="28"/>
          <w:szCs w:val="28"/>
          <w:lang w:val="it-IT"/>
        </w:rPr>
      </w:pPr>
      <w:r w:rsidRPr="003C3093">
        <w:rPr>
          <w:b/>
          <w:sz w:val="28"/>
          <w:szCs w:val="28"/>
          <w:lang w:val="it-IT"/>
        </w:rPr>
        <w:t>SOMMARIO</w:t>
      </w:r>
    </w:p>
    <w:p w14:paraId="0000002A" w14:textId="77777777" w:rsidR="001A30D1" w:rsidRPr="003C3093" w:rsidRDefault="001A30D1">
      <w:pPr>
        <w:pBdr>
          <w:top w:val="nil"/>
          <w:left w:val="nil"/>
          <w:bottom w:val="nil"/>
          <w:right w:val="nil"/>
          <w:between w:val="nil"/>
        </w:pBdr>
        <w:rPr>
          <w:b/>
          <w:lang w:val="it-IT"/>
        </w:rPr>
      </w:pPr>
    </w:p>
    <w:p w14:paraId="0000002B" w14:textId="77777777" w:rsidR="001A30D1" w:rsidRPr="003C3093" w:rsidRDefault="00025883">
      <w:pPr>
        <w:pBdr>
          <w:top w:val="nil"/>
          <w:left w:val="nil"/>
          <w:bottom w:val="nil"/>
          <w:right w:val="nil"/>
          <w:between w:val="nil"/>
        </w:pBdr>
        <w:rPr>
          <w:b/>
          <w:lang w:val="it-IT"/>
        </w:rPr>
      </w:pPr>
      <w:r w:rsidRPr="003C3093">
        <w:rPr>
          <w:b/>
          <w:lang w:val="it-IT"/>
        </w:rPr>
        <w:t>A. Stato dell’arte</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proofErr w:type="gramStart"/>
      <w:r w:rsidRPr="003C3093">
        <w:rPr>
          <w:b/>
          <w:lang w:val="it-IT"/>
        </w:rPr>
        <w:tab/>
        <w:t xml:space="preserve">  4</w:t>
      </w:r>
      <w:proofErr w:type="gramEnd"/>
    </w:p>
    <w:p w14:paraId="0000002C" w14:textId="77777777" w:rsidR="001A30D1" w:rsidRPr="003C3093" w:rsidRDefault="001A30D1">
      <w:pPr>
        <w:pBdr>
          <w:top w:val="nil"/>
          <w:left w:val="nil"/>
          <w:bottom w:val="nil"/>
          <w:right w:val="nil"/>
          <w:between w:val="nil"/>
        </w:pBdr>
        <w:rPr>
          <w:lang w:val="it-IT"/>
        </w:rPr>
      </w:pPr>
    </w:p>
    <w:p w14:paraId="0000002D" w14:textId="77777777" w:rsidR="001A30D1" w:rsidRPr="003C3093" w:rsidRDefault="00025883">
      <w:pPr>
        <w:pBdr>
          <w:top w:val="nil"/>
          <w:left w:val="nil"/>
          <w:bottom w:val="nil"/>
          <w:right w:val="nil"/>
          <w:between w:val="nil"/>
        </w:pBdr>
        <w:rPr>
          <w:b/>
          <w:lang w:val="it-IT"/>
        </w:rPr>
      </w:pPr>
      <w:r w:rsidRPr="003C3093">
        <w:rPr>
          <w:b/>
          <w:lang w:val="it-IT"/>
        </w:rPr>
        <w:t>B. Raffinamento dei requisiti</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proofErr w:type="gramStart"/>
      <w:r w:rsidRPr="003C3093">
        <w:rPr>
          <w:b/>
          <w:lang w:val="it-IT"/>
        </w:rPr>
        <w:tab/>
        <w:t xml:space="preserve">  6</w:t>
      </w:r>
      <w:proofErr w:type="gramEnd"/>
    </w:p>
    <w:p w14:paraId="0000002E" w14:textId="77777777" w:rsidR="001A30D1" w:rsidRPr="003C3093" w:rsidRDefault="00025883">
      <w:pPr>
        <w:pBdr>
          <w:top w:val="nil"/>
          <w:left w:val="nil"/>
          <w:bottom w:val="nil"/>
          <w:right w:val="nil"/>
          <w:between w:val="nil"/>
        </w:pBdr>
        <w:rPr>
          <w:lang w:val="it-IT"/>
        </w:rPr>
      </w:pPr>
      <w:r w:rsidRPr="003C3093">
        <w:rPr>
          <w:lang w:val="it-IT"/>
        </w:rPr>
        <w:tab/>
        <w:t xml:space="preserve">Servizi (con </w:t>
      </w:r>
      <w:proofErr w:type="spellStart"/>
      <w:r w:rsidRPr="003C3093">
        <w:rPr>
          <w:lang w:val="it-IT"/>
        </w:rPr>
        <w:t>prioritizzazione</w:t>
      </w:r>
      <w:proofErr w:type="spellEnd"/>
      <w:r w:rsidRPr="003C3093">
        <w:rPr>
          <w:lang w:val="it-IT"/>
        </w:rPr>
        <w:t>)</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proofErr w:type="gramStart"/>
      <w:r w:rsidRPr="003C3093">
        <w:rPr>
          <w:lang w:val="it-IT"/>
        </w:rPr>
        <w:tab/>
        <w:t xml:space="preserve">  6</w:t>
      </w:r>
      <w:proofErr w:type="gramEnd"/>
    </w:p>
    <w:p w14:paraId="0000002F" w14:textId="77777777" w:rsidR="001A30D1" w:rsidRPr="003C3093" w:rsidRDefault="00025883">
      <w:pPr>
        <w:pBdr>
          <w:top w:val="nil"/>
          <w:left w:val="nil"/>
          <w:bottom w:val="nil"/>
          <w:right w:val="nil"/>
          <w:between w:val="nil"/>
        </w:pBdr>
        <w:ind w:firstLine="720"/>
        <w:rPr>
          <w:lang w:val="it-IT"/>
        </w:rPr>
      </w:pPr>
      <w:r w:rsidRPr="003C3093">
        <w:rPr>
          <w:lang w:val="it-IT"/>
        </w:rPr>
        <w:t>Requisiti non funzionali</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proofErr w:type="gramStart"/>
      <w:r w:rsidRPr="003C3093">
        <w:rPr>
          <w:lang w:val="it-IT"/>
        </w:rPr>
        <w:tab/>
        <w:t xml:space="preserve">  8</w:t>
      </w:r>
      <w:proofErr w:type="gramEnd"/>
    </w:p>
    <w:p w14:paraId="00000030" w14:textId="77777777" w:rsidR="001A30D1" w:rsidRPr="003C3093" w:rsidRDefault="00025883">
      <w:pPr>
        <w:pBdr>
          <w:top w:val="nil"/>
          <w:left w:val="nil"/>
          <w:bottom w:val="nil"/>
          <w:right w:val="nil"/>
          <w:between w:val="nil"/>
        </w:pBdr>
        <w:ind w:left="720"/>
        <w:rPr>
          <w:lang w:val="it-IT"/>
        </w:rPr>
      </w:pPr>
      <w:r w:rsidRPr="003C3093">
        <w:rPr>
          <w:lang w:val="it-IT"/>
        </w:rPr>
        <w:t>Scenari d’uso dettagliati</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t xml:space="preserve">    </w:t>
      </w:r>
      <w:r w:rsidRPr="003C3093">
        <w:rPr>
          <w:lang w:val="it-IT"/>
        </w:rPr>
        <w:tab/>
        <w:t>10</w:t>
      </w:r>
    </w:p>
    <w:p w14:paraId="00000031" w14:textId="77777777" w:rsidR="001A30D1" w:rsidRPr="003C3093" w:rsidRDefault="00025883">
      <w:pPr>
        <w:pBdr>
          <w:top w:val="nil"/>
          <w:left w:val="nil"/>
          <w:bottom w:val="nil"/>
          <w:right w:val="nil"/>
          <w:between w:val="nil"/>
        </w:pBdr>
        <w:ind w:left="720"/>
        <w:rPr>
          <w:lang w:val="it-IT"/>
        </w:rPr>
      </w:pPr>
      <w:proofErr w:type="spellStart"/>
      <w:r w:rsidRPr="003C3093">
        <w:rPr>
          <w:lang w:val="it-IT"/>
        </w:rPr>
        <w:t>Excluded</w:t>
      </w:r>
      <w:proofErr w:type="spellEnd"/>
      <w:r w:rsidRPr="003C3093">
        <w:rPr>
          <w:lang w:val="it-IT"/>
        </w:rPr>
        <w:t xml:space="preserve"> </w:t>
      </w:r>
      <w:proofErr w:type="spellStart"/>
      <w:r w:rsidRPr="003C3093">
        <w:rPr>
          <w:lang w:val="it-IT"/>
        </w:rPr>
        <w:t>Requirements</w:t>
      </w:r>
      <w:proofErr w:type="spellEnd"/>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t>10</w:t>
      </w:r>
    </w:p>
    <w:p w14:paraId="00000032" w14:textId="77777777" w:rsidR="001A30D1" w:rsidRPr="003C3093" w:rsidRDefault="00025883">
      <w:pPr>
        <w:pBdr>
          <w:top w:val="nil"/>
          <w:left w:val="nil"/>
          <w:bottom w:val="nil"/>
          <w:right w:val="nil"/>
          <w:between w:val="nil"/>
        </w:pBdr>
        <w:ind w:left="720"/>
        <w:rPr>
          <w:lang w:val="it-IT"/>
        </w:rPr>
      </w:pPr>
      <w:r w:rsidRPr="003C3093">
        <w:rPr>
          <w:lang w:val="it-IT"/>
        </w:rPr>
        <w:t>Assunzioni</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t>11</w:t>
      </w:r>
    </w:p>
    <w:p w14:paraId="00000033" w14:textId="77777777" w:rsidR="001A30D1" w:rsidRPr="003C3093" w:rsidRDefault="00025883">
      <w:pPr>
        <w:pBdr>
          <w:top w:val="nil"/>
          <w:left w:val="nil"/>
          <w:bottom w:val="nil"/>
          <w:right w:val="nil"/>
          <w:between w:val="nil"/>
        </w:pBdr>
        <w:ind w:left="720"/>
        <w:rPr>
          <w:lang w:val="it-IT"/>
        </w:rPr>
      </w:pPr>
      <w:r w:rsidRPr="003C3093">
        <w:rPr>
          <w:lang w:val="it-IT"/>
        </w:rPr>
        <w:t>Use case</w:t>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r>
      <w:r w:rsidRPr="003C3093">
        <w:rPr>
          <w:lang w:val="it-IT"/>
        </w:rPr>
        <w:tab/>
        <w:t>12</w:t>
      </w:r>
    </w:p>
    <w:p w14:paraId="00000034" w14:textId="77777777" w:rsidR="001A30D1" w:rsidRPr="003C3093" w:rsidRDefault="001A30D1">
      <w:pPr>
        <w:pBdr>
          <w:top w:val="nil"/>
          <w:left w:val="nil"/>
          <w:bottom w:val="nil"/>
          <w:right w:val="nil"/>
          <w:between w:val="nil"/>
        </w:pBdr>
        <w:rPr>
          <w:lang w:val="it-IT"/>
        </w:rPr>
      </w:pPr>
    </w:p>
    <w:p w14:paraId="00000035" w14:textId="77777777" w:rsidR="001A30D1" w:rsidRPr="003C3093" w:rsidRDefault="00025883">
      <w:pPr>
        <w:pBdr>
          <w:top w:val="nil"/>
          <w:left w:val="nil"/>
          <w:bottom w:val="nil"/>
          <w:right w:val="nil"/>
          <w:between w:val="nil"/>
        </w:pBdr>
        <w:rPr>
          <w:b/>
          <w:lang w:val="it-IT"/>
        </w:rPr>
      </w:pPr>
      <w:r w:rsidRPr="003C3093">
        <w:rPr>
          <w:b/>
          <w:lang w:val="it-IT"/>
        </w:rPr>
        <w:t>C. Architettura Software</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t>13</w:t>
      </w:r>
    </w:p>
    <w:p w14:paraId="00000036" w14:textId="77777777" w:rsidR="001A30D1" w:rsidRDefault="00025883">
      <w:pPr>
        <w:pBdr>
          <w:top w:val="nil"/>
          <w:left w:val="nil"/>
          <w:bottom w:val="nil"/>
          <w:right w:val="nil"/>
          <w:between w:val="nil"/>
        </w:pBdr>
      </w:pPr>
      <w:r w:rsidRPr="003C3093">
        <w:rPr>
          <w:lang w:val="it-IT"/>
        </w:rPr>
        <w:tab/>
      </w:r>
      <w:r>
        <w:t>The static view of the system: component diagram</w:t>
      </w:r>
      <w:r>
        <w:tab/>
      </w:r>
      <w:r>
        <w:tab/>
      </w:r>
      <w:r>
        <w:tab/>
      </w:r>
      <w:r>
        <w:tab/>
        <w:t>13</w:t>
      </w:r>
    </w:p>
    <w:p w14:paraId="00000037" w14:textId="77777777" w:rsidR="001A30D1" w:rsidRDefault="00025883">
      <w:pPr>
        <w:pBdr>
          <w:top w:val="nil"/>
          <w:left w:val="nil"/>
          <w:bottom w:val="nil"/>
          <w:right w:val="nil"/>
          <w:between w:val="nil"/>
        </w:pBdr>
      </w:pPr>
      <w:r>
        <w:tab/>
        <w:t>The dynamic view of the system: sequence diagram</w:t>
      </w:r>
      <w:r>
        <w:tab/>
      </w:r>
      <w:r>
        <w:tab/>
      </w:r>
      <w:r>
        <w:tab/>
      </w:r>
      <w:r>
        <w:tab/>
        <w:t>13</w:t>
      </w:r>
    </w:p>
    <w:p w14:paraId="00000038" w14:textId="77777777" w:rsidR="001A30D1" w:rsidRDefault="001A30D1">
      <w:pPr>
        <w:pBdr>
          <w:top w:val="nil"/>
          <w:left w:val="nil"/>
          <w:bottom w:val="nil"/>
          <w:right w:val="nil"/>
          <w:between w:val="nil"/>
        </w:pBdr>
      </w:pPr>
    </w:p>
    <w:p w14:paraId="00000039" w14:textId="77777777" w:rsidR="001A30D1" w:rsidRPr="003C3093" w:rsidRDefault="00025883">
      <w:pPr>
        <w:pBdr>
          <w:top w:val="nil"/>
          <w:left w:val="nil"/>
          <w:bottom w:val="nil"/>
          <w:right w:val="nil"/>
          <w:between w:val="nil"/>
        </w:pBdr>
        <w:rPr>
          <w:b/>
          <w:lang w:val="it-IT"/>
        </w:rPr>
      </w:pPr>
      <w:r w:rsidRPr="003C3093">
        <w:rPr>
          <w:b/>
          <w:lang w:val="it-IT"/>
        </w:rPr>
        <w:t>D. Dati e loro modellazione</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t>18</w:t>
      </w:r>
    </w:p>
    <w:p w14:paraId="0000003A" w14:textId="77777777" w:rsidR="001A30D1" w:rsidRPr="003C3093" w:rsidRDefault="001A30D1">
      <w:pPr>
        <w:pBdr>
          <w:top w:val="nil"/>
          <w:left w:val="nil"/>
          <w:bottom w:val="nil"/>
          <w:right w:val="nil"/>
          <w:between w:val="nil"/>
        </w:pBdr>
        <w:rPr>
          <w:lang w:val="it-IT"/>
        </w:rPr>
      </w:pPr>
    </w:p>
    <w:p w14:paraId="0000003B" w14:textId="77777777" w:rsidR="001A30D1" w:rsidRPr="003C3093" w:rsidRDefault="00025883">
      <w:pPr>
        <w:pBdr>
          <w:top w:val="nil"/>
          <w:left w:val="nil"/>
          <w:bottom w:val="nil"/>
          <w:right w:val="nil"/>
          <w:between w:val="nil"/>
        </w:pBdr>
        <w:rPr>
          <w:b/>
          <w:lang w:val="it-IT"/>
        </w:rPr>
      </w:pPr>
      <w:r w:rsidRPr="003C3093">
        <w:rPr>
          <w:b/>
          <w:lang w:val="it-IT"/>
        </w:rPr>
        <w:t xml:space="preserve">E. Design </w:t>
      </w:r>
      <w:proofErr w:type="spellStart"/>
      <w:r w:rsidRPr="003C3093">
        <w:rPr>
          <w:b/>
          <w:lang w:val="it-IT"/>
        </w:rPr>
        <w:t>decision</w:t>
      </w:r>
      <w:proofErr w:type="spellEnd"/>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t>19</w:t>
      </w:r>
    </w:p>
    <w:p w14:paraId="0000003C" w14:textId="77777777" w:rsidR="001A30D1" w:rsidRPr="003C3093" w:rsidRDefault="001A30D1">
      <w:pPr>
        <w:pBdr>
          <w:top w:val="nil"/>
          <w:left w:val="nil"/>
          <w:bottom w:val="nil"/>
          <w:right w:val="nil"/>
          <w:between w:val="nil"/>
        </w:pBdr>
        <w:rPr>
          <w:b/>
          <w:lang w:val="it-IT"/>
        </w:rPr>
      </w:pPr>
    </w:p>
    <w:p w14:paraId="0000003D" w14:textId="77777777" w:rsidR="001A30D1" w:rsidRPr="003C3093" w:rsidRDefault="00025883">
      <w:pPr>
        <w:pBdr>
          <w:top w:val="nil"/>
          <w:left w:val="nil"/>
          <w:bottom w:val="nil"/>
          <w:right w:val="nil"/>
          <w:between w:val="nil"/>
        </w:pBdr>
        <w:rPr>
          <w:b/>
          <w:lang w:val="it-IT"/>
        </w:rPr>
      </w:pPr>
      <w:r w:rsidRPr="003C3093">
        <w:rPr>
          <w:b/>
          <w:lang w:val="it-IT"/>
        </w:rPr>
        <w:t>F. Design di Basso livello</w:t>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r>
      <w:r w:rsidRPr="003C3093">
        <w:rPr>
          <w:b/>
          <w:lang w:val="it-IT"/>
        </w:rPr>
        <w:tab/>
        <w:t>20</w:t>
      </w:r>
    </w:p>
    <w:p w14:paraId="0000003E" w14:textId="77777777" w:rsidR="001A30D1" w:rsidRPr="003C3093" w:rsidRDefault="001A30D1">
      <w:pPr>
        <w:pBdr>
          <w:top w:val="nil"/>
          <w:left w:val="nil"/>
          <w:bottom w:val="nil"/>
          <w:right w:val="nil"/>
          <w:between w:val="nil"/>
        </w:pBdr>
        <w:rPr>
          <w:b/>
          <w:lang w:val="it-IT"/>
        </w:rPr>
      </w:pPr>
    </w:p>
    <w:p w14:paraId="0000003F" w14:textId="77777777" w:rsidR="001A30D1" w:rsidRDefault="00025883">
      <w:pPr>
        <w:pBdr>
          <w:top w:val="nil"/>
          <w:left w:val="nil"/>
          <w:bottom w:val="nil"/>
          <w:right w:val="nil"/>
          <w:between w:val="nil"/>
        </w:pBdr>
        <w:rPr>
          <w:b/>
        </w:rPr>
      </w:pPr>
      <w:r>
        <w:rPr>
          <w:b/>
        </w:rPr>
        <w:t xml:space="preserve">G. How the FRs and the NFRs are satisfied by design </w:t>
      </w:r>
      <w:r>
        <w:rPr>
          <w:b/>
        </w:rPr>
        <w:tab/>
      </w:r>
      <w:r>
        <w:rPr>
          <w:b/>
        </w:rPr>
        <w:tab/>
      </w:r>
      <w:r>
        <w:rPr>
          <w:b/>
        </w:rPr>
        <w:tab/>
      </w:r>
      <w:r>
        <w:rPr>
          <w:b/>
        </w:rPr>
        <w:tab/>
        <w:t>22</w:t>
      </w:r>
    </w:p>
    <w:p w14:paraId="00000040" w14:textId="77777777" w:rsidR="001A30D1" w:rsidRDefault="001A30D1">
      <w:pPr>
        <w:pBdr>
          <w:top w:val="nil"/>
          <w:left w:val="nil"/>
          <w:bottom w:val="nil"/>
          <w:right w:val="nil"/>
          <w:between w:val="nil"/>
        </w:pBdr>
        <w:rPr>
          <w:b/>
        </w:rPr>
      </w:pPr>
    </w:p>
    <w:p w14:paraId="00000041" w14:textId="77777777" w:rsidR="001A30D1" w:rsidRDefault="00025883">
      <w:pPr>
        <w:pBdr>
          <w:top w:val="nil"/>
          <w:left w:val="nil"/>
          <w:bottom w:val="nil"/>
          <w:right w:val="nil"/>
          <w:between w:val="nil"/>
        </w:pBdr>
        <w:rPr>
          <w:b/>
        </w:rPr>
      </w:pPr>
      <w:r>
        <w:rPr>
          <w:b/>
        </w:rPr>
        <w:t>H. Effort recording</w:t>
      </w:r>
      <w:r>
        <w:rPr>
          <w:b/>
        </w:rPr>
        <w:tab/>
      </w:r>
      <w:r>
        <w:rPr>
          <w:b/>
        </w:rPr>
        <w:tab/>
      </w:r>
      <w:r>
        <w:rPr>
          <w:b/>
        </w:rPr>
        <w:tab/>
      </w:r>
      <w:r>
        <w:rPr>
          <w:b/>
        </w:rPr>
        <w:tab/>
      </w:r>
      <w:r>
        <w:rPr>
          <w:b/>
        </w:rPr>
        <w:tab/>
      </w:r>
      <w:r>
        <w:rPr>
          <w:b/>
        </w:rPr>
        <w:tab/>
      </w:r>
      <w:r>
        <w:rPr>
          <w:b/>
        </w:rPr>
        <w:tab/>
      </w:r>
      <w:r>
        <w:rPr>
          <w:b/>
        </w:rPr>
        <w:tab/>
      </w:r>
      <w:r>
        <w:rPr>
          <w:b/>
        </w:rPr>
        <w:tab/>
        <w:t>23</w:t>
      </w:r>
    </w:p>
    <w:p w14:paraId="00000042" w14:textId="77777777" w:rsidR="001A30D1" w:rsidRDefault="00025883">
      <w:pPr>
        <w:pStyle w:val="Heading2"/>
      </w:pPr>
      <w:r>
        <w:br w:type="page"/>
      </w:r>
      <w:r>
        <w:lastRenderedPageBreak/>
        <w:t>List of Challenging/Risky Requirements or Tasks</w:t>
      </w:r>
    </w:p>
    <w:p w14:paraId="00000043" w14:textId="77777777" w:rsidR="001A30D1" w:rsidRDefault="001A30D1">
      <w:pPr>
        <w:pStyle w:val="Heading2"/>
      </w:pPr>
    </w:p>
    <w:p w14:paraId="00000044" w14:textId="77777777" w:rsidR="001A30D1" w:rsidRDefault="001A30D1">
      <w:pPr>
        <w:pStyle w:val="Heading2"/>
      </w:pPr>
    </w:p>
    <w:tbl>
      <w:tblPr>
        <w:tblStyle w:val="a1"/>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25"/>
        <w:gridCol w:w="1410"/>
        <w:gridCol w:w="4470"/>
      </w:tblGrid>
      <w:tr w:rsidR="001A30D1" w14:paraId="79B8DAB4" w14:textId="77777777">
        <w:tc>
          <w:tcPr>
            <w:tcW w:w="2160" w:type="dxa"/>
            <w:shd w:val="clear" w:color="auto" w:fill="auto"/>
            <w:tcMar>
              <w:top w:w="0" w:type="dxa"/>
              <w:left w:w="0" w:type="dxa"/>
              <w:bottom w:w="0" w:type="dxa"/>
              <w:right w:w="0" w:type="dxa"/>
            </w:tcMar>
          </w:tcPr>
          <w:p w14:paraId="00000045" w14:textId="77777777" w:rsidR="001A30D1" w:rsidRDefault="00025883">
            <w:pPr>
              <w:pBdr>
                <w:top w:val="nil"/>
                <w:left w:val="nil"/>
                <w:bottom w:val="nil"/>
                <w:right w:val="nil"/>
                <w:between w:val="nil"/>
              </w:pBdr>
              <w:jc w:val="center"/>
              <w:rPr>
                <w:rFonts w:ascii="Arial" w:eastAsia="Arial" w:hAnsi="Arial" w:cs="Arial"/>
                <w:b/>
              </w:rPr>
            </w:pPr>
            <w:r>
              <w:rPr>
                <w:rFonts w:ascii="Arial" w:eastAsia="Arial" w:hAnsi="Arial" w:cs="Arial"/>
                <w:b/>
              </w:rPr>
              <w:t>Challenging Task</w:t>
            </w:r>
          </w:p>
        </w:tc>
        <w:tc>
          <w:tcPr>
            <w:tcW w:w="1425" w:type="dxa"/>
            <w:shd w:val="clear" w:color="auto" w:fill="auto"/>
            <w:tcMar>
              <w:top w:w="0" w:type="dxa"/>
              <w:left w:w="0" w:type="dxa"/>
              <w:bottom w:w="0" w:type="dxa"/>
              <w:right w:w="0" w:type="dxa"/>
            </w:tcMar>
          </w:tcPr>
          <w:p w14:paraId="00000046" w14:textId="77777777" w:rsidR="001A30D1" w:rsidRDefault="00025883">
            <w:pPr>
              <w:pBdr>
                <w:top w:val="nil"/>
                <w:left w:val="nil"/>
                <w:bottom w:val="nil"/>
                <w:right w:val="nil"/>
                <w:between w:val="nil"/>
              </w:pBdr>
              <w:jc w:val="center"/>
              <w:rPr>
                <w:rFonts w:ascii="Arial" w:eastAsia="Arial" w:hAnsi="Arial" w:cs="Arial"/>
                <w:b/>
              </w:rPr>
            </w:pPr>
            <w:r>
              <w:rPr>
                <w:rFonts w:ascii="Arial" w:eastAsia="Arial" w:hAnsi="Arial" w:cs="Arial"/>
                <w:b/>
              </w:rPr>
              <w:t>Date the task is identified</w:t>
            </w:r>
          </w:p>
        </w:tc>
        <w:tc>
          <w:tcPr>
            <w:tcW w:w="1410" w:type="dxa"/>
            <w:shd w:val="clear" w:color="auto" w:fill="auto"/>
            <w:tcMar>
              <w:top w:w="0" w:type="dxa"/>
              <w:left w:w="0" w:type="dxa"/>
              <w:bottom w:w="0" w:type="dxa"/>
              <w:right w:w="0" w:type="dxa"/>
            </w:tcMar>
          </w:tcPr>
          <w:p w14:paraId="00000047" w14:textId="77777777" w:rsidR="001A30D1" w:rsidRDefault="00025883">
            <w:pPr>
              <w:pBdr>
                <w:top w:val="nil"/>
                <w:left w:val="nil"/>
                <w:bottom w:val="nil"/>
                <w:right w:val="nil"/>
                <w:between w:val="nil"/>
              </w:pBdr>
              <w:jc w:val="center"/>
              <w:rPr>
                <w:rFonts w:ascii="Arial" w:eastAsia="Arial" w:hAnsi="Arial" w:cs="Arial"/>
                <w:b/>
              </w:rPr>
            </w:pPr>
            <w:r>
              <w:rPr>
                <w:rFonts w:ascii="Arial" w:eastAsia="Arial" w:hAnsi="Arial" w:cs="Arial"/>
                <w:b/>
              </w:rPr>
              <w:t>Date the challenge is resolved</w:t>
            </w:r>
          </w:p>
        </w:tc>
        <w:tc>
          <w:tcPr>
            <w:tcW w:w="4470" w:type="dxa"/>
            <w:shd w:val="clear" w:color="auto" w:fill="auto"/>
            <w:tcMar>
              <w:top w:w="0" w:type="dxa"/>
              <w:left w:w="0" w:type="dxa"/>
              <w:bottom w:w="0" w:type="dxa"/>
              <w:right w:w="0" w:type="dxa"/>
            </w:tcMar>
          </w:tcPr>
          <w:p w14:paraId="00000048" w14:textId="77777777" w:rsidR="001A30D1" w:rsidRDefault="00025883">
            <w:pPr>
              <w:pBdr>
                <w:top w:val="nil"/>
                <w:left w:val="nil"/>
                <w:bottom w:val="nil"/>
                <w:right w:val="nil"/>
                <w:between w:val="nil"/>
              </w:pBdr>
              <w:jc w:val="center"/>
              <w:rPr>
                <w:rFonts w:ascii="Arial" w:eastAsia="Arial" w:hAnsi="Arial" w:cs="Arial"/>
                <w:b/>
              </w:rPr>
            </w:pPr>
            <w:r>
              <w:rPr>
                <w:rFonts w:ascii="Arial" w:eastAsia="Arial" w:hAnsi="Arial" w:cs="Arial"/>
                <w:b/>
              </w:rPr>
              <w:t>Explanation on how the challenge has been managed</w:t>
            </w:r>
          </w:p>
        </w:tc>
      </w:tr>
      <w:tr w:rsidR="001A30D1" w14:paraId="43AB2E5E" w14:textId="77777777">
        <w:tc>
          <w:tcPr>
            <w:tcW w:w="2160" w:type="dxa"/>
            <w:shd w:val="clear" w:color="auto" w:fill="auto"/>
            <w:tcMar>
              <w:top w:w="0" w:type="dxa"/>
              <w:left w:w="0" w:type="dxa"/>
              <w:bottom w:w="0" w:type="dxa"/>
              <w:right w:w="0" w:type="dxa"/>
            </w:tcMar>
          </w:tcPr>
          <w:p w14:paraId="00000049" w14:textId="77777777" w:rsidR="001A30D1" w:rsidRDefault="001A30D1">
            <w:pPr>
              <w:pBdr>
                <w:top w:val="nil"/>
                <w:left w:val="nil"/>
                <w:bottom w:val="nil"/>
                <w:right w:val="nil"/>
                <w:between w:val="nil"/>
              </w:pBdr>
              <w:rPr>
                <w:rFonts w:ascii="Arial" w:eastAsia="Arial" w:hAnsi="Arial" w:cs="Arial"/>
                <w:b/>
              </w:rPr>
            </w:pPr>
          </w:p>
        </w:tc>
        <w:tc>
          <w:tcPr>
            <w:tcW w:w="1425" w:type="dxa"/>
            <w:shd w:val="clear" w:color="auto" w:fill="auto"/>
            <w:tcMar>
              <w:top w:w="0" w:type="dxa"/>
              <w:left w:w="0" w:type="dxa"/>
              <w:bottom w:w="0" w:type="dxa"/>
              <w:right w:w="0" w:type="dxa"/>
            </w:tcMar>
          </w:tcPr>
          <w:p w14:paraId="0000004A" w14:textId="77777777" w:rsidR="001A30D1" w:rsidRDefault="001A30D1">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4B" w14:textId="77777777" w:rsidR="001A30D1" w:rsidRDefault="001A30D1">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4C" w14:textId="77777777" w:rsidR="001A30D1" w:rsidRDefault="001A30D1">
            <w:pPr>
              <w:pBdr>
                <w:top w:val="nil"/>
                <w:left w:val="nil"/>
                <w:bottom w:val="nil"/>
                <w:right w:val="nil"/>
                <w:between w:val="nil"/>
              </w:pBdr>
              <w:rPr>
                <w:rFonts w:ascii="Arial" w:eastAsia="Arial" w:hAnsi="Arial" w:cs="Arial"/>
                <w:b/>
              </w:rPr>
            </w:pPr>
          </w:p>
          <w:p w14:paraId="0000004D" w14:textId="77777777" w:rsidR="001A30D1" w:rsidRDefault="001A30D1">
            <w:pPr>
              <w:pBdr>
                <w:top w:val="nil"/>
                <w:left w:val="nil"/>
                <w:bottom w:val="nil"/>
                <w:right w:val="nil"/>
                <w:between w:val="nil"/>
              </w:pBdr>
              <w:rPr>
                <w:rFonts w:ascii="Arial" w:eastAsia="Arial" w:hAnsi="Arial" w:cs="Arial"/>
                <w:b/>
              </w:rPr>
            </w:pPr>
          </w:p>
        </w:tc>
      </w:tr>
      <w:tr w:rsidR="001A30D1" w14:paraId="191E931C" w14:textId="77777777">
        <w:tc>
          <w:tcPr>
            <w:tcW w:w="2160" w:type="dxa"/>
            <w:shd w:val="clear" w:color="auto" w:fill="auto"/>
            <w:tcMar>
              <w:top w:w="0" w:type="dxa"/>
              <w:left w:w="0" w:type="dxa"/>
              <w:bottom w:w="0" w:type="dxa"/>
              <w:right w:w="0" w:type="dxa"/>
            </w:tcMar>
          </w:tcPr>
          <w:p w14:paraId="0000004E" w14:textId="77777777" w:rsidR="001A30D1" w:rsidRDefault="001A30D1">
            <w:pPr>
              <w:pBdr>
                <w:top w:val="nil"/>
                <w:left w:val="nil"/>
                <w:bottom w:val="nil"/>
                <w:right w:val="nil"/>
                <w:between w:val="nil"/>
              </w:pBdr>
              <w:rPr>
                <w:rFonts w:ascii="Arial" w:eastAsia="Arial" w:hAnsi="Arial" w:cs="Arial"/>
                <w:b/>
              </w:rPr>
            </w:pPr>
          </w:p>
        </w:tc>
        <w:tc>
          <w:tcPr>
            <w:tcW w:w="1425" w:type="dxa"/>
            <w:shd w:val="clear" w:color="auto" w:fill="auto"/>
            <w:tcMar>
              <w:top w:w="0" w:type="dxa"/>
              <w:left w:w="0" w:type="dxa"/>
              <w:bottom w:w="0" w:type="dxa"/>
              <w:right w:w="0" w:type="dxa"/>
            </w:tcMar>
          </w:tcPr>
          <w:p w14:paraId="0000004F" w14:textId="77777777" w:rsidR="001A30D1" w:rsidRDefault="001A30D1">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50" w14:textId="77777777" w:rsidR="001A30D1" w:rsidRDefault="001A30D1">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51" w14:textId="77777777" w:rsidR="001A30D1" w:rsidRDefault="001A30D1">
            <w:pPr>
              <w:pBdr>
                <w:top w:val="nil"/>
                <w:left w:val="nil"/>
                <w:bottom w:val="nil"/>
                <w:right w:val="nil"/>
                <w:between w:val="nil"/>
              </w:pBdr>
              <w:rPr>
                <w:rFonts w:ascii="Arial" w:eastAsia="Arial" w:hAnsi="Arial" w:cs="Arial"/>
                <w:b/>
              </w:rPr>
            </w:pPr>
          </w:p>
          <w:p w14:paraId="00000052" w14:textId="77777777" w:rsidR="001A30D1" w:rsidRDefault="001A30D1">
            <w:pPr>
              <w:pBdr>
                <w:top w:val="nil"/>
                <w:left w:val="nil"/>
                <w:bottom w:val="nil"/>
                <w:right w:val="nil"/>
                <w:between w:val="nil"/>
              </w:pBdr>
              <w:rPr>
                <w:rFonts w:ascii="Arial" w:eastAsia="Arial" w:hAnsi="Arial" w:cs="Arial"/>
                <w:b/>
              </w:rPr>
            </w:pPr>
          </w:p>
          <w:p w14:paraId="00000053" w14:textId="77777777" w:rsidR="001A30D1" w:rsidRDefault="001A30D1">
            <w:pPr>
              <w:pBdr>
                <w:top w:val="nil"/>
                <w:left w:val="nil"/>
                <w:bottom w:val="nil"/>
                <w:right w:val="nil"/>
                <w:between w:val="nil"/>
              </w:pBdr>
              <w:rPr>
                <w:rFonts w:ascii="Arial" w:eastAsia="Arial" w:hAnsi="Arial" w:cs="Arial"/>
                <w:b/>
              </w:rPr>
            </w:pPr>
          </w:p>
        </w:tc>
      </w:tr>
      <w:tr w:rsidR="001A30D1" w14:paraId="44FE4D2C" w14:textId="77777777">
        <w:tc>
          <w:tcPr>
            <w:tcW w:w="2160" w:type="dxa"/>
            <w:shd w:val="clear" w:color="auto" w:fill="auto"/>
            <w:tcMar>
              <w:top w:w="0" w:type="dxa"/>
              <w:left w:w="0" w:type="dxa"/>
              <w:bottom w:w="0" w:type="dxa"/>
              <w:right w:w="0" w:type="dxa"/>
            </w:tcMar>
          </w:tcPr>
          <w:p w14:paraId="00000054" w14:textId="77777777" w:rsidR="001A30D1" w:rsidRDefault="001A30D1">
            <w:pPr>
              <w:pBdr>
                <w:top w:val="nil"/>
                <w:left w:val="nil"/>
                <w:bottom w:val="nil"/>
                <w:right w:val="nil"/>
                <w:between w:val="nil"/>
              </w:pBdr>
              <w:rPr>
                <w:rFonts w:ascii="Arial" w:eastAsia="Arial" w:hAnsi="Arial" w:cs="Arial"/>
                <w:b/>
              </w:rPr>
            </w:pPr>
          </w:p>
        </w:tc>
        <w:tc>
          <w:tcPr>
            <w:tcW w:w="1425" w:type="dxa"/>
            <w:shd w:val="clear" w:color="auto" w:fill="auto"/>
            <w:tcMar>
              <w:top w:w="0" w:type="dxa"/>
              <w:left w:w="0" w:type="dxa"/>
              <w:bottom w:w="0" w:type="dxa"/>
              <w:right w:w="0" w:type="dxa"/>
            </w:tcMar>
          </w:tcPr>
          <w:p w14:paraId="00000055" w14:textId="77777777" w:rsidR="001A30D1" w:rsidRDefault="001A30D1">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56" w14:textId="77777777" w:rsidR="001A30D1" w:rsidRDefault="001A30D1">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57" w14:textId="77777777" w:rsidR="001A30D1" w:rsidRDefault="001A30D1">
            <w:pPr>
              <w:pBdr>
                <w:top w:val="nil"/>
                <w:left w:val="nil"/>
                <w:bottom w:val="nil"/>
                <w:right w:val="nil"/>
                <w:between w:val="nil"/>
              </w:pBdr>
              <w:rPr>
                <w:rFonts w:ascii="Arial" w:eastAsia="Arial" w:hAnsi="Arial" w:cs="Arial"/>
                <w:b/>
              </w:rPr>
            </w:pPr>
          </w:p>
        </w:tc>
      </w:tr>
      <w:tr w:rsidR="001A30D1" w14:paraId="6AE36D12" w14:textId="77777777">
        <w:tc>
          <w:tcPr>
            <w:tcW w:w="2160" w:type="dxa"/>
            <w:shd w:val="clear" w:color="auto" w:fill="auto"/>
            <w:tcMar>
              <w:top w:w="0" w:type="dxa"/>
              <w:left w:w="0" w:type="dxa"/>
              <w:bottom w:w="0" w:type="dxa"/>
              <w:right w:w="0" w:type="dxa"/>
            </w:tcMar>
          </w:tcPr>
          <w:p w14:paraId="00000058" w14:textId="77777777" w:rsidR="001A30D1" w:rsidRDefault="001A30D1">
            <w:pPr>
              <w:pBdr>
                <w:top w:val="nil"/>
                <w:left w:val="nil"/>
                <w:bottom w:val="nil"/>
                <w:right w:val="nil"/>
                <w:between w:val="nil"/>
              </w:pBdr>
              <w:rPr>
                <w:rFonts w:ascii="Arial" w:eastAsia="Arial" w:hAnsi="Arial" w:cs="Arial"/>
                <w:b/>
              </w:rPr>
            </w:pPr>
          </w:p>
        </w:tc>
        <w:tc>
          <w:tcPr>
            <w:tcW w:w="1425" w:type="dxa"/>
            <w:shd w:val="clear" w:color="auto" w:fill="auto"/>
            <w:tcMar>
              <w:top w:w="0" w:type="dxa"/>
              <w:left w:w="0" w:type="dxa"/>
              <w:bottom w:w="0" w:type="dxa"/>
              <w:right w:w="0" w:type="dxa"/>
            </w:tcMar>
          </w:tcPr>
          <w:p w14:paraId="00000059" w14:textId="77777777" w:rsidR="001A30D1" w:rsidRDefault="001A30D1">
            <w:pPr>
              <w:pBdr>
                <w:top w:val="nil"/>
                <w:left w:val="nil"/>
                <w:bottom w:val="nil"/>
                <w:right w:val="nil"/>
                <w:between w:val="nil"/>
              </w:pBdr>
              <w:rPr>
                <w:rFonts w:ascii="Arial" w:eastAsia="Arial" w:hAnsi="Arial" w:cs="Arial"/>
                <w:b/>
              </w:rPr>
            </w:pPr>
          </w:p>
        </w:tc>
        <w:tc>
          <w:tcPr>
            <w:tcW w:w="1410" w:type="dxa"/>
            <w:shd w:val="clear" w:color="auto" w:fill="auto"/>
            <w:tcMar>
              <w:top w:w="0" w:type="dxa"/>
              <w:left w:w="0" w:type="dxa"/>
              <w:bottom w:w="0" w:type="dxa"/>
              <w:right w:w="0" w:type="dxa"/>
            </w:tcMar>
          </w:tcPr>
          <w:p w14:paraId="0000005A" w14:textId="77777777" w:rsidR="001A30D1" w:rsidRDefault="001A30D1">
            <w:pPr>
              <w:pBdr>
                <w:top w:val="nil"/>
                <w:left w:val="nil"/>
                <w:bottom w:val="nil"/>
                <w:right w:val="nil"/>
                <w:between w:val="nil"/>
              </w:pBdr>
              <w:rPr>
                <w:rFonts w:ascii="Arial" w:eastAsia="Arial" w:hAnsi="Arial" w:cs="Arial"/>
                <w:b/>
              </w:rPr>
            </w:pPr>
          </w:p>
        </w:tc>
        <w:tc>
          <w:tcPr>
            <w:tcW w:w="4470" w:type="dxa"/>
            <w:shd w:val="clear" w:color="auto" w:fill="auto"/>
            <w:tcMar>
              <w:top w:w="0" w:type="dxa"/>
              <w:left w:w="0" w:type="dxa"/>
              <w:bottom w:w="0" w:type="dxa"/>
              <w:right w:w="0" w:type="dxa"/>
            </w:tcMar>
          </w:tcPr>
          <w:p w14:paraId="0000005B" w14:textId="77777777" w:rsidR="001A30D1" w:rsidRDefault="001A30D1">
            <w:pPr>
              <w:pBdr>
                <w:top w:val="nil"/>
                <w:left w:val="nil"/>
                <w:bottom w:val="nil"/>
                <w:right w:val="nil"/>
                <w:between w:val="nil"/>
              </w:pBdr>
              <w:rPr>
                <w:rFonts w:ascii="Arial" w:eastAsia="Arial" w:hAnsi="Arial" w:cs="Arial"/>
                <w:b/>
              </w:rPr>
            </w:pPr>
          </w:p>
        </w:tc>
      </w:tr>
    </w:tbl>
    <w:p w14:paraId="0000005C" w14:textId="77777777" w:rsidR="001A30D1" w:rsidRDefault="001A30D1">
      <w:pPr>
        <w:pStyle w:val="Title"/>
        <w:spacing w:line="360" w:lineRule="auto"/>
        <w:rPr>
          <w:rFonts w:ascii="Arial" w:eastAsia="Arial" w:hAnsi="Arial" w:cs="Arial"/>
          <w:b/>
        </w:rPr>
      </w:pPr>
    </w:p>
    <w:p w14:paraId="0000005D" w14:textId="77777777" w:rsidR="001A30D1" w:rsidRPr="003C3093" w:rsidRDefault="00025883">
      <w:pPr>
        <w:pStyle w:val="Title"/>
        <w:spacing w:line="276" w:lineRule="auto"/>
        <w:rPr>
          <w:lang w:val="it-IT"/>
        </w:rPr>
      </w:pPr>
      <w:r>
        <w:pict w14:anchorId="7EBEA59C">
          <v:rect id="_x0000_i1026" style="width:0;height:1.5pt" o:hralign="center" o:hrstd="t" o:hr="t" fillcolor="#a0a0a0" stroked="f"/>
        </w:pict>
      </w:r>
      <w:r w:rsidRPr="003C3093">
        <w:rPr>
          <w:lang w:val="it-IT"/>
        </w:rPr>
        <w:br w:type="page"/>
      </w:r>
      <w:r w:rsidRPr="003C3093">
        <w:rPr>
          <w:lang w:val="it-IT"/>
        </w:rPr>
        <w:lastRenderedPageBreak/>
        <w:t>A. Stato dell’Arte</w:t>
      </w:r>
    </w:p>
    <w:p w14:paraId="0000005E" w14:textId="77777777" w:rsidR="001A30D1" w:rsidRPr="003C3093" w:rsidRDefault="00025883">
      <w:pPr>
        <w:pStyle w:val="Title"/>
        <w:spacing w:line="276" w:lineRule="auto"/>
        <w:rPr>
          <w:rFonts w:ascii="Arial" w:eastAsia="Arial" w:hAnsi="Arial" w:cs="Arial"/>
          <w:i/>
          <w:color w:val="595959"/>
          <w:sz w:val="24"/>
          <w:szCs w:val="24"/>
          <w:lang w:val="it-IT"/>
        </w:rPr>
      </w:pPr>
      <w:r>
        <w:pict w14:anchorId="55A7D4B9">
          <v:rect id="_x0000_i1027" style="width:0;height:1.5pt" o:hralign="center" o:hrstd="t" o:hr="t" fillcolor="#a0a0a0" stroked="f"/>
        </w:pict>
      </w:r>
      <w:r w:rsidRPr="003C3093">
        <w:rPr>
          <w:rFonts w:ascii="Arial" w:eastAsia="Arial" w:hAnsi="Arial" w:cs="Arial"/>
          <w:i/>
          <w:color w:val="595959"/>
          <w:sz w:val="24"/>
          <w:szCs w:val="24"/>
          <w:lang w:val="it-IT"/>
        </w:rPr>
        <w:t xml:space="preserve">Analizzate sistemi esistenti, prendete spunto da </w:t>
      </w:r>
      <w:proofErr w:type="spellStart"/>
      <w:r w:rsidRPr="003C3093">
        <w:rPr>
          <w:rFonts w:ascii="Arial" w:eastAsia="Arial" w:hAnsi="Arial" w:cs="Arial"/>
          <w:i/>
          <w:color w:val="595959"/>
          <w:sz w:val="24"/>
          <w:szCs w:val="24"/>
          <w:lang w:val="it-IT"/>
        </w:rPr>
        <w:t>cio’</w:t>
      </w:r>
      <w:proofErr w:type="spellEnd"/>
      <w:r w:rsidRPr="003C3093">
        <w:rPr>
          <w:rFonts w:ascii="Arial" w:eastAsia="Arial" w:hAnsi="Arial" w:cs="Arial"/>
          <w:i/>
          <w:color w:val="595959"/>
          <w:sz w:val="24"/>
          <w:szCs w:val="24"/>
          <w:lang w:val="it-IT"/>
        </w:rPr>
        <w:t xml:space="preserve"> che esiste </w:t>
      </w:r>
    </w:p>
    <w:p w14:paraId="0000005F" w14:textId="77777777" w:rsidR="001A30D1" w:rsidRDefault="00025883">
      <w:pPr>
        <w:pBdr>
          <w:top w:val="nil"/>
          <w:left w:val="nil"/>
          <w:bottom w:val="nil"/>
          <w:right w:val="nil"/>
          <w:between w:val="nil"/>
        </w:pBdr>
        <w:rPr>
          <w:rFonts w:ascii="Arial" w:eastAsia="Arial" w:hAnsi="Arial" w:cs="Arial"/>
          <w:i/>
          <w:color w:val="595959"/>
        </w:rPr>
      </w:pPr>
      <w:r>
        <w:pict w14:anchorId="09BFB29A">
          <v:rect id="_x0000_i1028" style="width:0;height:1.5pt" o:hralign="center" o:hrstd="t" o:hr="t" fillcolor="#a0a0a0" stroked="f"/>
        </w:pict>
      </w:r>
    </w:p>
    <w:p w14:paraId="00000060" w14:textId="77777777" w:rsidR="001A30D1" w:rsidRPr="003C3093" w:rsidRDefault="00025883">
      <w:pPr>
        <w:spacing w:line="256" w:lineRule="auto"/>
        <w:rPr>
          <w:lang w:val="it-IT"/>
        </w:rPr>
      </w:pPr>
      <w:r w:rsidRPr="003C3093">
        <w:rPr>
          <w:lang w:val="it-IT"/>
        </w:rPr>
        <w:t>I sistemi presi in considerazione</w:t>
      </w:r>
      <w:sdt>
        <w:sdtPr>
          <w:tag w:val="goog_rdk_0"/>
          <w:id w:val="1126507462"/>
        </w:sdtPr>
        <w:sdtEndPr/>
        <w:sdtContent>
          <w:ins w:id="1" w:author="Davide Ricci" w:date="2019-12-21T16:43:00Z">
            <w:r w:rsidRPr="003C3093">
              <w:rPr>
                <w:lang w:val="it-IT"/>
              </w:rPr>
              <w:t xml:space="preserve"> (</w:t>
            </w:r>
            <w:proofErr w:type="spellStart"/>
            <w:r w:rsidRPr="003C3093">
              <w:rPr>
                <w:lang w:val="it-IT"/>
              </w:rPr>
              <w:t>StuDocu</w:t>
            </w:r>
            <w:proofErr w:type="spellEnd"/>
            <w:r w:rsidRPr="003C3093">
              <w:rPr>
                <w:lang w:val="it-IT"/>
              </w:rPr>
              <w:t xml:space="preserve">, Studenti.it, </w:t>
            </w:r>
            <w:proofErr w:type="spellStart"/>
            <w:r w:rsidRPr="003C3093">
              <w:rPr>
                <w:lang w:val="it-IT"/>
              </w:rPr>
              <w:t>Doccsity</w:t>
            </w:r>
            <w:proofErr w:type="spellEnd"/>
            <w:r w:rsidRPr="003C3093">
              <w:rPr>
                <w:lang w:val="it-IT"/>
              </w:rPr>
              <w:t>, AppuntiCondivisi.com e Skuola.it)</w:t>
            </w:r>
          </w:ins>
        </w:sdtContent>
      </w:sdt>
      <w:r w:rsidRPr="003C3093">
        <w:rPr>
          <w:lang w:val="it-IT"/>
        </w:rPr>
        <w:t xml:space="preserve"> sono piattaforme di apprendimento e condivisione online per gli studenti in cui quest</w:t>
      </w:r>
      <w:r w:rsidRPr="003C3093">
        <w:rPr>
          <w:lang w:val="it-IT"/>
        </w:rPr>
        <w:t xml:space="preserve">’ultimi possono condividere materiale di studio. Essi vedono tutti una loro implementazione tramite sito web, ed </w:t>
      </w:r>
      <w:sdt>
        <w:sdtPr>
          <w:tag w:val="goog_rdk_1"/>
          <w:id w:val="-1477525978"/>
        </w:sdtPr>
        <w:sdtEndPr/>
        <w:sdtContent>
          <w:ins w:id="2" w:author="Davide Ricci" w:date="2019-12-21T16:46:00Z">
            <w:r w:rsidRPr="003C3093">
              <w:rPr>
                <w:lang w:val="it-IT"/>
              </w:rPr>
              <w:t xml:space="preserve">in particolare </w:t>
            </w:r>
            <w:proofErr w:type="spellStart"/>
            <w:r w:rsidRPr="003C3093">
              <w:rPr>
                <w:lang w:val="it-IT"/>
              </w:rPr>
              <w:t>StuDocu</w:t>
            </w:r>
            <w:proofErr w:type="spellEnd"/>
            <w:r w:rsidRPr="003C3093">
              <w:rPr>
                <w:lang w:val="it-IT"/>
              </w:rPr>
              <w:t xml:space="preserve"> vede </w:t>
            </w:r>
          </w:ins>
        </w:sdtContent>
      </w:sdt>
      <w:sdt>
        <w:sdtPr>
          <w:tag w:val="goog_rdk_2"/>
          <w:id w:val="503247558"/>
        </w:sdtPr>
        <w:sdtEndPr/>
        <w:sdtContent>
          <w:del w:id="3" w:author="Davide Ricci" w:date="2019-12-21T16:46:00Z">
            <w:r w:rsidRPr="003C3093">
              <w:rPr>
                <w:lang w:val="it-IT"/>
              </w:rPr>
              <w:delText xml:space="preserve">alcuni di loro (non tutti) </w:delText>
            </w:r>
          </w:del>
        </w:sdtContent>
      </w:sdt>
      <w:r w:rsidRPr="003C3093">
        <w:rPr>
          <w:lang w:val="it-IT"/>
        </w:rPr>
        <w:t>anche un’implementazione tramite applicazione smartphone; nessuno di essi vede una r</w:t>
      </w:r>
      <w:r w:rsidRPr="003C3093">
        <w:rPr>
          <w:lang w:val="it-IT"/>
        </w:rPr>
        <w:t>ealizzazione tramite applicativo desktop.</w:t>
      </w:r>
    </w:p>
    <w:p w14:paraId="00000061" w14:textId="77777777" w:rsidR="001A30D1" w:rsidRPr="003C3093" w:rsidRDefault="00025883">
      <w:pPr>
        <w:spacing w:line="256" w:lineRule="auto"/>
        <w:rPr>
          <w:lang w:val="it-IT"/>
        </w:rPr>
      </w:pPr>
      <w:r w:rsidRPr="003C3093">
        <w:rPr>
          <w:lang w:val="it-IT"/>
        </w:rPr>
        <w:t>Per quanto riguarda il processo di registrazione dell’utente, questo avviene solo tramite mail e password, oppure sfruttando un servizio esterno come Google o Facebook; in un secondo momento l’utente potrà riempire</w:t>
      </w:r>
      <w:r w:rsidRPr="003C3093">
        <w:rPr>
          <w:lang w:val="it-IT"/>
        </w:rPr>
        <w:t>, a sua scelta, i campi relativi alle sue informazioni personali e relativi all’università di appartenenza.</w:t>
      </w:r>
    </w:p>
    <w:p w14:paraId="00000062" w14:textId="77777777" w:rsidR="001A30D1" w:rsidRPr="003C3093" w:rsidRDefault="00025883">
      <w:pPr>
        <w:spacing w:line="256" w:lineRule="auto"/>
        <w:rPr>
          <w:lang w:val="it-IT"/>
        </w:rPr>
      </w:pPr>
      <w:r w:rsidRPr="003C3093">
        <w:rPr>
          <w:lang w:val="it-IT"/>
        </w:rPr>
        <w:t>I documenti sono categorizzati in base al tipo (appunti, riassunti, dispense ecc.), al corso al quale si riferiscono, dall’università che il carican</w:t>
      </w:r>
      <w:r w:rsidRPr="003C3093">
        <w:rPr>
          <w:lang w:val="it-IT"/>
        </w:rPr>
        <w:t>te ha frequentato o tutt’ora frequenta, e così via. La ricerca di tali documenti è suddivisa in due principali metodi</w:t>
      </w:r>
      <w:sdt>
        <w:sdtPr>
          <w:tag w:val="goog_rdk_3"/>
          <w:id w:val="16672736"/>
        </w:sdtPr>
        <w:sdtEndPr/>
        <w:sdtContent>
          <w:ins w:id="4" w:author="Davide Ricci" w:date="2019-12-21T16:51:00Z">
            <w:r w:rsidRPr="003C3093">
              <w:rPr>
                <w:lang w:val="it-IT"/>
              </w:rPr>
              <w:t>:</w:t>
            </w:r>
          </w:ins>
        </w:sdtContent>
      </w:sdt>
      <w:sdt>
        <w:sdtPr>
          <w:tag w:val="goog_rdk_4"/>
          <w:id w:val="1442262464"/>
        </w:sdtPr>
        <w:sdtEndPr/>
        <w:sdtContent>
          <w:del w:id="5" w:author="Davide Ricci" w:date="2019-12-21T16:51:00Z">
            <w:r w:rsidRPr="003C3093">
              <w:rPr>
                <w:lang w:val="it-IT"/>
              </w:rPr>
              <w:delText>,</w:delText>
            </w:r>
          </w:del>
        </w:sdtContent>
      </w:sdt>
      <w:r w:rsidRPr="003C3093">
        <w:rPr>
          <w:lang w:val="it-IT"/>
        </w:rPr>
        <w:t xml:space="preserve"> </w:t>
      </w:r>
      <w:sdt>
        <w:sdtPr>
          <w:tag w:val="goog_rdk_5"/>
          <w:id w:val="2097358652"/>
        </w:sdtPr>
        <w:sdtEndPr/>
        <w:sdtContent>
          <w:proofErr w:type="spellStart"/>
          <w:ins w:id="6" w:author="Davide Ricci" w:date="2019-12-21T16:50:00Z">
            <w:r w:rsidRPr="003C3093">
              <w:rPr>
                <w:lang w:val="it-IT"/>
              </w:rPr>
              <w:t>StuDocu</w:t>
            </w:r>
            <w:proofErr w:type="spellEnd"/>
            <w:r w:rsidRPr="003C3093">
              <w:rPr>
                <w:lang w:val="it-IT"/>
              </w:rPr>
              <w:t xml:space="preserve">, </w:t>
            </w:r>
            <w:proofErr w:type="spellStart"/>
            <w:r w:rsidRPr="003C3093">
              <w:rPr>
                <w:lang w:val="it-IT"/>
              </w:rPr>
              <w:t>Doccsity</w:t>
            </w:r>
            <w:proofErr w:type="spellEnd"/>
            <w:r w:rsidRPr="003C3093">
              <w:rPr>
                <w:lang w:val="it-IT"/>
              </w:rPr>
              <w:t xml:space="preserve">, </w:t>
            </w:r>
            <w:proofErr w:type="spellStart"/>
            <w:r w:rsidRPr="003C3093">
              <w:rPr>
                <w:lang w:val="it-IT"/>
              </w:rPr>
              <w:t>AppuntiCondivisi</w:t>
            </w:r>
            <w:proofErr w:type="spellEnd"/>
            <w:r w:rsidRPr="003C3093">
              <w:rPr>
                <w:lang w:val="it-IT"/>
              </w:rPr>
              <w:t xml:space="preserve"> sfruttano il classico metodo della barra di ricerca attraverso ricerche per parole chiave e </w:t>
            </w:r>
            <w:proofErr w:type="spellStart"/>
            <w:r w:rsidRPr="003C3093">
              <w:rPr>
                <w:lang w:val="it-IT"/>
              </w:rPr>
              <w:t>filt</w:t>
            </w:r>
            <w:r w:rsidRPr="003C3093">
              <w:rPr>
                <w:lang w:val="it-IT"/>
              </w:rPr>
              <w:t>ri;</w:t>
            </w:r>
          </w:ins>
        </w:sdtContent>
      </w:sdt>
      <w:sdt>
        <w:sdtPr>
          <w:tag w:val="goog_rdk_6"/>
          <w:id w:val="1718389099"/>
        </w:sdtPr>
        <w:sdtEndPr/>
        <w:sdtContent>
          <w:del w:id="7" w:author="Davide Ricci" w:date="2019-12-21T16:50:00Z">
            <w:r w:rsidRPr="003C3093">
              <w:rPr>
                <w:lang w:val="it-IT"/>
              </w:rPr>
              <w:delText xml:space="preserve">tramite barra di ricerca, tramite parole chiave e filtri, oppure </w:delText>
            </w:r>
          </w:del>
        </w:sdtContent>
      </w:sdt>
      <w:sdt>
        <w:sdtPr>
          <w:tag w:val="goog_rdk_7"/>
          <w:id w:val="848752825"/>
        </w:sdtPr>
        <w:sdtEndPr/>
        <w:sdtContent>
          <w:ins w:id="8" w:author="Davide Ricci" w:date="2019-12-21T16:50:00Z">
            <w:r w:rsidRPr="003C3093">
              <w:rPr>
                <w:lang w:val="it-IT"/>
              </w:rPr>
              <w:t>i</w:t>
            </w:r>
            <w:proofErr w:type="spellEnd"/>
            <w:r w:rsidRPr="003C3093">
              <w:rPr>
                <w:lang w:val="it-IT"/>
              </w:rPr>
              <w:t xml:space="preserve"> rimanenti invece sfruttano un sistema di ricerca che si rifà </w:t>
            </w:r>
            <w:proofErr w:type="spellStart"/>
            <w:r w:rsidRPr="003C3093">
              <w:rPr>
                <w:lang w:val="it-IT"/>
              </w:rPr>
              <w:t>alla</w:t>
            </w:r>
          </w:ins>
        </w:sdtContent>
      </w:sdt>
      <w:sdt>
        <w:sdtPr>
          <w:tag w:val="goog_rdk_8"/>
          <w:id w:val="1605145936"/>
        </w:sdtPr>
        <w:sdtEndPr/>
        <w:sdtContent>
          <w:del w:id="9" w:author="Davide Ricci" w:date="2019-12-21T16:50:00Z">
            <w:r w:rsidRPr="003C3093">
              <w:rPr>
                <w:lang w:val="it-IT"/>
              </w:rPr>
              <w:delText xml:space="preserve">tramite la </w:delText>
            </w:r>
          </w:del>
        </w:sdtContent>
      </w:sdt>
      <w:r w:rsidRPr="003C3093">
        <w:rPr>
          <w:lang w:val="it-IT"/>
        </w:rPr>
        <w:t>categorizzazione</w:t>
      </w:r>
      <w:proofErr w:type="spellEnd"/>
      <w:r w:rsidRPr="003C3093">
        <w:rPr>
          <w:lang w:val="it-IT"/>
        </w:rPr>
        <w:t xml:space="preserve"> vista precedentemente.</w:t>
      </w:r>
    </w:p>
    <w:p w14:paraId="00000063" w14:textId="77777777" w:rsidR="001A30D1" w:rsidRPr="003C3093" w:rsidRDefault="00025883">
      <w:pPr>
        <w:rPr>
          <w:lang w:val="it-IT"/>
        </w:rPr>
      </w:pPr>
      <w:r w:rsidRPr="003C3093">
        <w:rPr>
          <w:lang w:val="it-IT"/>
        </w:rPr>
        <w:t xml:space="preserve">In questi sistemi esiste l’implementazione del </w:t>
      </w:r>
      <w:proofErr w:type="spellStart"/>
      <w:r w:rsidRPr="003C3093">
        <w:rPr>
          <w:lang w:val="it-IT"/>
        </w:rPr>
        <w:t>gamification</w:t>
      </w:r>
      <w:proofErr w:type="spellEnd"/>
      <w:r w:rsidRPr="003C3093">
        <w:rPr>
          <w:lang w:val="it-IT"/>
        </w:rPr>
        <w:t>. Prendiamo in esame AppuntiCondivisi.com, ma tale discorso si estende, con piccole differenze, anche sugli altri sistemi. Ad un nuovo utente viene fornito un credito iniziale, ed è possibile otten</w:t>
      </w:r>
      <w:r w:rsidRPr="003C3093">
        <w:rPr>
          <w:lang w:val="it-IT"/>
        </w:rPr>
        <w:t>ere un credito caricando un file, mentre il download costa un credito. L’affidabilità dei documenti caricati è garantita dai feedback degli altri utenti che lo scaricano. In base al feedback ricevuto, il caricatore di quel documento riceve nuovi punti. È i</w:t>
      </w:r>
      <w:r w:rsidRPr="003C3093">
        <w:rPr>
          <w:lang w:val="it-IT"/>
        </w:rPr>
        <w:t>mportante osservare che, comunque, in alcuni di questi sistemi presi in considerazione, per gli utenti non registrati, sarà comunque presente una preview del documento.</w:t>
      </w:r>
    </w:p>
    <w:p w14:paraId="00000064" w14:textId="77777777" w:rsidR="001A30D1" w:rsidRPr="003C3093" w:rsidRDefault="00025883">
      <w:pPr>
        <w:rPr>
          <w:lang w:val="it-IT"/>
        </w:rPr>
      </w:pPr>
      <w:r w:rsidRPr="003C3093">
        <w:rPr>
          <w:lang w:val="it-IT"/>
        </w:rPr>
        <w:t>Esiste, ovviamente, anche un sistema di business; infatti è possibile acquisire un cert</w:t>
      </w:r>
      <w:r w:rsidRPr="003C3093">
        <w:rPr>
          <w:lang w:val="it-IT"/>
        </w:rPr>
        <w:t>o quantitativo di punti oppure abbonarsi al sistema per poter avere accesso ai documenti senza dover spendere punti oppure per poter avere accesso a dei documenti “premium”, cioè non accessibili altrimenti.</w:t>
      </w:r>
    </w:p>
    <w:p w14:paraId="00000065" w14:textId="77777777" w:rsidR="001A30D1" w:rsidRPr="003C3093" w:rsidRDefault="00025883">
      <w:pPr>
        <w:rPr>
          <w:lang w:val="it-IT"/>
        </w:rPr>
      </w:pPr>
      <w:r w:rsidRPr="003C3093">
        <w:rPr>
          <w:lang w:val="it-IT"/>
        </w:rPr>
        <w:t>È importante notare che nei sistemi, come ad esem</w:t>
      </w:r>
      <w:r w:rsidRPr="003C3093">
        <w:rPr>
          <w:lang w:val="it-IT"/>
        </w:rPr>
        <w:t xml:space="preserve">pio in </w:t>
      </w:r>
      <w:proofErr w:type="spellStart"/>
      <w:r w:rsidRPr="003C3093">
        <w:rPr>
          <w:lang w:val="it-IT"/>
        </w:rPr>
        <w:t>StuDocu</w:t>
      </w:r>
      <w:proofErr w:type="spellEnd"/>
      <w:r w:rsidRPr="003C3093">
        <w:rPr>
          <w:lang w:val="it-IT"/>
        </w:rPr>
        <w:t>, viene concesso agli studenti di caricare esami passati dei loro corsi universitari e dispense, e quindi, nella maggior parte dei casi, saranno le università a detenere il copyright su questi documenti. Stesso discorso vale per materiale did</w:t>
      </w:r>
      <w:r w:rsidRPr="003C3093">
        <w:rPr>
          <w:lang w:val="it-IT"/>
        </w:rPr>
        <w:t>attico preso da altre fonti (ad esempio via internet).</w:t>
      </w:r>
    </w:p>
    <w:p w14:paraId="00000066" w14:textId="77777777" w:rsidR="001A30D1" w:rsidRPr="003C3093" w:rsidRDefault="00025883">
      <w:pPr>
        <w:rPr>
          <w:lang w:val="it-IT"/>
        </w:rPr>
      </w:pPr>
      <w:r w:rsidRPr="003C3093">
        <w:rPr>
          <w:lang w:val="it-IT"/>
        </w:rPr>
        <w:t>Infine, dal punto di vista legale, viene richiesta un’accettazione all’informativa sui cookies (sia ad utenti registrati che non), e, al momento della registrazione, un’accettazione sull’informativa de</w:t>
      </w:r>
      <w:r w:rsidRPr="003C3093">
        <w:rPr>
          <w:lang w:val="it-IT"/>
        </w:rPr>
        <w:t xml:space="preserve">l trattamento dei dati personali per scopo sia interno </w:t>
      </w:r>
      <w:r w:rsidRPr="003C3093">
        <w:rPr>
          <w:lang w:val="it-IT"/>
        </w:rPr>
        <w:lastRenderedPageBreak/>
        <w:t>che di marketing. Per quanto riguarda i cookies,</w:t>
      </w:r>
      <w:sdt>
        <w:sdtPr>
          <w:tag w:val="goog_rdk_9"/>
          <w:id w:val="-2062704198"/>
        </w:sdtPr>
        <w:sdtEndPr/>
        <w:sdtContent>
          <w:del w:id="10" w:author="Davide Ricci" w:date="2019-12-21T16:56:00Z">
            <w:r w:rsidRPr="003C3093">
              <w:rPr>
                <w:lang w:val="it-IT"/>
              </w:rPr>
              <w:delText xml:space="preserve"> nella maggior parte dei sistemi</w:delText>
            </w:r>
          </w:del>
        </w:sdtContent>
      </w:sdt>
      <w:r w:rsidRPr="003C3093">
        <w:rPr>
          <w:lang w:val="it-IT"/>
        </w:rPr>
        <w:t xml:space="preserve"> </w:t>
      </w:r>
      <w:sdt>
        <w:sdtPr>
          <w:tag w:val="goog_rdk_10"/>
          <w:id w:val="-1287811074"/>
        </w:sdtPr>
        <w:sdtEndPr/>
        <w:sdtContent>
          <w:ins w:id="11" w:author="Davide Ricci" w:date="2019-12-21T16:56:00Z">
            <w:r w:rsidRPr="003C3093">
              <w:rPr>
                <w:lang w:val="it-IT"/>
              </w:rPr>
              <w:t>in alcuni sistemi (</w:t>
            </w:r>
            <w:proofErr w:type="spellStart"/>
            <w:r w:rsidRPr="003C3093">
              <w:rPr>
                <w:lang w:val="it-IT"/>
              </w:rPr>
              <w:t>AppuntiCondivisi</w:t>
            </w:r>
            <w:proofErr w:type="spellEnd"/>
            <w:r w:rsidRPr="003C3093">
              <w:rPr>
                <w:lang w:val="it-IT"/>
              </w:rPr>
              <w:t xml:space="preserve"> e </w:t>
            </w:r>
            <w:proofErr w:type="spellStart"/>
            <w:r w:rsidRPr="003C3093">
              <w:rPr>
                <w:lang w:val="it-IT"/>
              </w:rPr>
              <w:t>StudDocu</w:t>
            </w:r>
            <w:proofErr w:type="spellEnd"/>
            <w:r w:rsidRPr="003C3093">
              <w:rPr>
                <w:lang w:val="it-IT"/>
              </w:rPr>
              <w:t xml:space="preserve">) </w:t>
            </w:r>
          </w:ins>
        </w:sdtContent>
      </w:sdt>
      <w:r w:rsidRPr="003C3093">
        <w:rPr>
          <w:lang w:val="it-IT"/>
        </w:rPr>
        <w:t>viene offerta la possibilità di poter disattivare parzialmente quest</w:t>
      </w:r>
      <w:r w:rsidRPr="003C3093">
        <w:rPr>
          <w:lang w:val="it-IT"/>
        </w:rPr>
        <w:t>i ultimi, a scelta dell’utente</w:t>
      </w:r>
      <w:sdt>
        <w:sdtPr>
          <w:tag w:val="goog_rdk_11"/>
          <w:id w:val="1767194062"/>
        </w:sdtPr>
        <w:sdtEndPr/>
        <w:sdtContent>
          <w:ins w:id="12" w:author="Davide Ricci" w:date="2019-12-21T16:56:00Z">
            <w:r w:rsidRPr="003C3093">
              <w:rPr>
                <w:lang w:val="it-IT"/>
              </w:rPr>
              <w:t>. I rimanenti richiedono di dover accettare questi ultimi senza la possibilità di disattivarli.</w:t>
            </w:r>
          </w:ins>
        </w:sdtContent>
      </w:sdt>
      <w:sdt>
        <w:sdtPr>
          <w:tag w:val="goog_rdk_12"/>
          <w:id w:val="1508629392"/>
        </w:sdtPr>
        <w:sdtEndPr/>
        <w:sdtContent>
          <w:del w:id="13" w:author="Davide Ricci" w:date="2019-12-21T16:56:00Z">
            <w:r w:rsidRPr="003C3093">
              <w:rPr>
                <w:lang w:val="it-IT"/>
              </w:rPr>
              <w:delText>.</w:delText>
            </w:r>
          </w:del>
        </w:sdtContent>
      </w:sdt>
    </w:p>
    <w:p w14:paraId="00000067" w14:textId="77777777" w:rsidR="001A30D1" w:rsidRPr="003C3093" w:rsidRDefault="00025883">
      <w:pPr>
        <w:rPr>
          <w:lang w:val="it-IT"/>
        </w:rPr>
      </w:pPr>
      <w:r w:rsidRPr="003C3093">
        <w:rPr>
          <w:lang w:val="it-IT"/>
        </w:rPr>
        <w:t xml:space="preserve">Infine, volendo fare una veloce analisi da un punto di vista più tecnico, abbiamo osservato che i sistemi cercano di mettere </w:t>
      </w:r>
      <w:r w:rsidRPr="003C3093">
        <w:rPr>
          <w:lang w:val="it-IT"/>
        </w:rPr>
        <w:t xml:space="preserve">al primo posto il requisito di </w:t>
      </w:r>
      <w:proofErr w:type="spellStart"/>
      <w:r w:rsidRPr="003C3093">
        <w:rPr>
          <w:lang w:val="it-IT"/>
        </w:rPr>
        <w:t>usability</w:t>
      </w:r>
      <w:proofErr w:type="spellEnd"/>
      <w:r w:rsidRPr="003C3093">
        <w:rPr>
          <w:lang w:val="it-IT"/>
        </w:rPr>
        <w:t>, infatti i siti presi in considerazione presentano meccaniche molto semplificate, dalla registrazione al metodo di ricerca, integrando il tutto con interfacce grafiche. Si potrebbero svolgere altre analisi, ad esemp</w:t>
      </w:r>
      <w:r w:rsidRPr="003C3093">
        <w:rPr>
          <w:lang w:val="it-IT"/>
        </w:rPr>
        <w:t xml:space="preserve">io su come il sito cerca di rispondere a requisiti come quello di </w:t>
      </w:r>
      <w:proofErr w:type="spellStart"/>
      <w:r w:rsidRPr="003C3093">
        <w:rPr>
          <w:lang w:val="it-IT"/>
        </w:rPr>
        <w:t>safety</w:t>
      </w:r>
      <w:proofErr w:type="spellEnd"/>
      <w:r w:rsidRPr="003C3093">
        <w:rPr>
          <w:lang w:val="it-IT"/>
        </w:rPr>
        <w:t xml:space="preserve"> e di security, ma si ridurrebbero tutte a semplici deduzioni e non a fatti reali, dunque ci asterremo dal farle.</w:t>
      </w:r>
    </w:p>
    <w:p w14:paraId="00000068"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9"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A"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B"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C"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D"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E"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6F"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0"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1"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2"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3"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4"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5"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6"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7"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8"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9"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A"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B"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C"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D"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E"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7F"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0"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1"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2"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3"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4"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5"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6"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7"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8"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9"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A"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B"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C"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D" w14:textId="77777777" w:rsidR="001A30D1" w:rsidRPr="003C3093" w:rsidRDefault="001A30D1">
      <w:pPr>
        <w:pBdr>
          <w:top w:val="nil"/>
          <w:left w:val="nil"/>
          <w:bottom w:val="nil"/>
          <w:right w:val="nil"/>
          <w:between w:val="nil"/>
        </w:pBdr>
        <w:rPr>
          <w:rFonts w:ascii="Arial" w:eastAsia="Arial" w:hAnsi="Arial" w:cs="Arial"/>
          <w:i/>
          <w:color w:val="595959"/>
          <w:lang w:val="it-IT"/>
        </w:rPr>
      </w:pPr>
    </w:p>
    <w:p w14:paraId="0000008E" w14:textId="77777777" w:rsidR="001A30D1" w:rsidRPr="003C3093" w:rsidRDefault="00025883">
      <w:pPr>
        <w:pStyle w:val="Title"/>
        <w:spacing w:line="276" w:lineRule="auto"/>
        <w:rPr>
          <w:lang w:val="it-IT"/>
        </w:rPr>
      </w:pPr>
      <w:r w:rsidRPr="003C3093">
        <w:rPr>
          <w:lang w:val="it-IT"/>
        </w:rPr>
        <w:t xml:space="preserve">B. Raffinamento dei Requisiti </w:t>
      </w:r>
    </w:p>
    <w:p w14:paraId="0000008F" w14:textId="77777777" w:rsidR="001A30D1" w:rsidRDefault="00025883">
      <w:pPr>
        <w:pStyle w:val="Title"/>
        <w:spacing w:after="0" w:line="276" w:lineRule="auto"/>
        <w:jc w:val="both"/>
        <w:rPr>
          <w:rFonts w:ascii="Arial" w:eastAsia="Arial" w:hAnsi="Arial" w:cs="Arial"/>
          <w:i/>
          <w:color w:val="595959"/>
          <w:sz w:val="24"/>
          <w:szCs w:val="24"/>
        </w:rPr>
      </w:pPr>
      <w:r>
        <w:pict w14:anchorId="18194081">
          <v:rect id="_x0000_i1029" style="width:0;height:1.5pt" o:hralign="center" o:hrstd="t" o:hr="t" fillcolor="#a0a0a0" stroked="f"/>
        </w:pict>
      </w:r>
      <w:r w:rsidRPr="003C3093">
        <w:rPr>
          <w:rFonts w:ascii="Arial" w:eastAsia="Arial" w:hAnsi="Arial" w:cs="Arial"/>
          <w:i/>
          <w:color w:val="595959"/>
          <w:sz w:val="24"/>
          <w:szCs w:val="24"/>
          <w:lang w:val="it-IT"/>
        </w:rPr>
        <w:t xml:space="preserve">A partire dai servizi minimali richiesti, raffinate la descrizione dei servizi offerti dal vostro applicativo. </w:t>
      </w:r>
      <w:proofErr w:type="spellStart"/>
      <w:r>
        <w:rPr>
          <w:rFonts w:ascii="Arial" w:eastAsia="Arial" w:hAnsi="Arial" w:cs="Arial"/>
          <w:i/>
          <w:color w:val="595959"/>
          <w:sz w:val="24"/>
          <w:szCs w:val="24"/>
        </w:rPr>
        <w:t>Descrivete</w:t>
      </w:r>
      <w:proofErr w:type="spellEnd"/>
      <w:r>
        <w:rPr>
          <w:rFonts w:ascii="Arial" w:eastAsia="Arial" w:hAnsi="Arial" w:cs="Arial"/>
          <w:i/>
          <w:color w:val="595959"/>
          <w:sz w:val="24"/>
          <w:szCs w:val="24"/>
        </w:rPr>
        <w:t xml:space="preserve"> </w:t>
      </w:r>
      <w:proofErr w:type="spellStart"/>
      <w:r>
        <w:rPr>
          <w:rFonts w:ascii="Arial" w:eastAsia="Arial" w:hAnsi="Arial" w:cs="Arial"/>
          <w:i/>
          <w:color w:val="595959"/>
          <w:sz w:val="24"/>
          <w:szCs w:val="24"/>
        </w:rPr>
        <w:t>anche</w:t>
      </w:r>
      <w:proofErr w:type="spellEnd"/>
      <w:r>
        <w:rPr>
          <w:rFonts w:ascii="Arial" w:eastAsia="Arial" w:hAnsi="Arial" w:cs="Arial"/>
          <w:i/>
          <w:color w:val="595959"/>
          <w:sz w:val="24"/>
          <w:szCs w:val="24"/>
        </w:rPr>
        <w:t xml:space="preserve"> I </w:t>
      </w:r>
      <w:proofErr w:type="spellStart"/>
      <w:r>
        <w:rPr>
          <w:rFonts w:ascii="Arial" w:eastAsia="Arial" w:hAnsi="Arial" w:cs="Arial"/>
          <w:i/>
          <w:color w:val="595959"/>
          <w:sz w:val="24"/>
          <w:szCs w:val="24"/>
        </w:rPr>
        <w:t>requisiti</w:t>
      </w:r>
      <w:proofErr w:type="spellEnd"/>
      <w:r>
        <w:rPr>
          <w:rFonts w:ascii="Arial" w:eastAsia="Arial" w:hAnsi="Arial" w:cs="Arial"/>
          <w:i/>
          <w:color w:val="595959"/>
          <w:sz w:val="24"/>
          <w:szCs w:val="24"/>
        </w:rPr>
        <w:t xml:space="preserve"> non </w:t>
      </w:r>
      <w:proofErr w:type="spellStart"/>
      <w:r>
        <w:rPr>
          <w:rFonts w:ascii="Arial" w:eastAsia="Arial" w:hAnsi="Arial" w:cs="Arial"/>
          <w:i/>
          <w:color w:val="595959"/>
          <w:sz w:val="24"/>
          <w:szCs w:val="24"/>
        </w:rPr>
        <w:t>funzionali</w:t>
      </w:r>
      <w:proofErr w:type="spellEnd"/>
      <w:r>
        <w:rPr>
          <w:rFonts w:ascii="Arial" w:eastAsia="Arial" w:hAnsi="Arial" w:cs="Arial"/>
          <w:i/>
          <w:color w:val="595959"/>
          <w:sz w:val="24"/>
          <w:szCs w:val="24"/>
        </w:rPr>
        <w:t>.</w:t>
      </w:r>
    </w:p>
    <w:p w14:paraId="00000090" w14:textId="77777777" w:rsidR="001A30D1" w:rsidRDefault="00025883">
      <w:pPr>
        <w:pStyle w:val="Title"/>
        <w:spacing w:line="360" w:lineRule="auto"/>
        <w:rPr>
          <w:rFonts w:ascii="Arial" w:eastAsia="Arial" w:hAnsi="Arial" w:cs="Arial"/>
          <w:i/>
          <w:color w:val="595959"/>
          <w:sz w:val="24"/>
          <w:szCs w:val="24"/>
        </w:rPr>
      </w:pPr>
      <w:r>
        <w:pict w14:anchorId="5BFCC63B">
          <v:rect id="_x0000_i1030" style="width:0;height:1.5pt" o:hralign="center" o:hrstd="t" o:hr="t" fillcolor="#a0a0a0" stroked="f"/>
        </w:pict>
      </w:r>
    </w:p>
    <w:p w14:paraId="00000091" w14:textId="77777777" w:rsidR="001A30D1" w:rsidRPr="003C3093" w:rsidRDefault="00025883">
      <w:pPr>
        <w:pStyle w:val="Title"/>
        <w:spacing w:line="360" w:lineRule="auto"/>
        <w:rPr>
          <w:b/>
          <w:i/>
          <w:color w:val="4F81BD"/>
          <w:sz w:val="28"/>
          <w:szCs w:val="28"/>
          <w:lang w:val="it-IT"/>
        </w:rPr>
      </w:pPr>
      <w:r>
        <w:pict w14:anchorId="433316DF">
          <v:rect id="_x0000_i1031" style="width:0;height:1.5pt" o:hralign="center" o:hrstd="t" o:hr="t" fillcolor="#a0a0a0" stroked="f"/>
        </w:pict>
      </w:r>
      <w:r w:rsidRPr="003C3093">
        <w:rPr>
          <w:b/>
          <w:i/>
          <w:color w:val="4F81BD"/>
          <w:sz w:val="28"/>
          <w:szCs w:val="28"/>
          <w:lang w:val="it-IT"/>
        </w:rPr>
        <w:t xml:space="preserve">A.1 Servizi (con </w:t>
      </w:r>
      <w:proofErr w:type="spellStart"/>
      <w:r w:rsidRPr="003C3093">
        <w:rPr>
          <w:b/>
          <w:i/>
          <w:color w:val="4F81BD"/>
          <w:sz w:val="28"/>
          <w:szCs w:val="28"/>
          <w:lang w:val="it-IT"/>
        </w:rPr>
        <w:t>prioritizzazione</w:t>
      </w:r>
      <w:proofErr w:type="spellEnd"/>
      <w:r w:rsidRPr="003C3093">
        <w:rPr>
          <w:b/>
          <w:i/>
          <w:color w:val="4F81BD"/>
          <w:sz w:val="28"/>
          <w:szCs w:val="28"/>
          <w:lang w:val="it-IT"/>
        </w:rPr>
        <w:t>)</w:t>
      </w:r>
    </w:p>
    <w:p w14:paraId="00000092" w14:textId="77777777" w:rsidR="001A30D1" w:rsidRDefault="00025883">
      <w:pPr>
        <w:pStyle w:val="Title"/>
        <w:spacing w:after="0"/>
        <w:jc w:val="both"/>
        <w:rPr>
          <w:rFonts w:ascii="Arial" w:eastAsia="Arial" w:hAnsi="Arial" w:cs="Arial"/>
          <w:i/>
          <w:color w:val="595959"/>
          <w:sz w:val="22"/>
          <w:szCs w:val="22"/>
        </w:rPr>
      </w:pPr>
      <w:r>
        <w:pict w14:anchorId="70ED1651">
          <v:rect id="_x0000_i1032" style="width:0;height:1.5pt" o:hralign="center" o:hrstd="t" o:hr="t" fillcolor="#a0a0a0" stroked="f"/>
        </w:pict>
      </w:r>
      <w:r w:rsidRPr="003C3093">
        <w:rPr>
          <w:rFonts w:ascii="Arial" w:eastAsia="Arial" w:hAnsi="Arial" w:cs="Arial"/>
          <w:i/>
          <w:color w:val="595959"/>
          <w:sz w:val="22"/>
          <w:szCs w:val="22"/>
          <w:lang w:val="it-IT"/>
        </w:rPr>
        <w:t xml:space="preserve">Descrivete in </w:t>
      </w:r>
      <w:r w:rsidRPr="003C3093">
        <w:rPr>
          <w:rFonts w:ascii="Arial" w:eastAsia="Arial" w:hAnsi="Arial" w:cs="Arial"/>
          <w:b/>
          <w:i/>
          <w:color w:val="595959"/>
          <w:sz w:val="22"/>
          <w:szCs w:val="22"/>
          <w:lang w:val="it-IT"/>
        </w:rPr>
        <w:t>dettaglio</w:t>
      </w:r>
      <w:r w:rsidRPr="003C3093">
        <w:rPr>
          <w:rFonts w:ascii="Arial" w:eastAsia="Arial" w:hAnsi="Arial" w:cs="Arial"/>
          <w:i/>
          <w:color w:val="595959"/>
          <w:sz w:val="22"/>
          <w:szCs w:val="22"/>
          <w:lang w:val="it-IT"/>
        </w:rPr>
        <w:t xml:space="preserve"> i servizi offerti dal vostro Sistema, insieme a quelli che ritenete siano le soluzioni concettuali necessarie. In questa fase, non fate riferimento ad alcuna tecnologia specifica. Se volete, intervistate stakeholder e collezionate dati dal web o </w:t>
      </w:r>
      <w:r w:rsidRPr="003C3093">
        <w:rPr>
          <w:rFonts w:ascii="Arial" w:eastAsia="Arial" w:hAnsi="Arial" w:cs="Arial"/>
          <w:i/>
          <w:color w:val="595959"/>
          <w:sz w:val="22"/>
          <w:szCs w:val="22"/>
          <w:lang w:val="it-IT"/>
        </w:rPr>
        <w:t xml:space="preserve">da altre sorgenti. Dovete acquisire una conoscenza avanzata dei problemi associate ai vostri servizi. Assegnate un ID a ciascun servizio. </w:t>
      </w:r>
      <w:proofErr w:type="spellStart"/>
      <w:r w:rsidRPr="003C3093">
        <w:rPr>
          <w:rFonts w:ascii="Arial" w:eastAsia="Arial" w:hAnsi="Arial" w:cs="Arial"/>
          <w:i/>
          <w:color w:val="595959"/>
          <w:sz w:val="22"/>
          <w:szCs w:val="22"/>
          <w:lang w:val="it-IT"/>
        </w:rPr>
        <w:t>Prioritizzate</w:t>
      </w:r>
      <w:proofErr w:type="spellEnd"/>
      <w:r w:rsidRPr="003C3093">
        <w:rPr>
          <w:rFonts w:ascii="Arial" w:eastAsia="Arial" w:hAnsi="Arial" w:cs="Arial"/>
          <w:i/>
          <w:color w:val="595959"/>
          <w:sz w:val="22"/>
          <w:szCs w:val="22"/>
          <w:lang w:val="it-IT"/>
        </w:rPr>
        <w:t xml:space="preserve"> inoltre I servizi in base a due scale: importanza alta, media, bassa. </w:t>
      </w:r>
      <w:proofErr w:type="spellStart"/>
      <w:r>
        <w:rPr>
          <w:rFonts w:ascii="Arial" w:eastAsia="Arial" w:hAnsi="Arial" w:cs="Arial"/>
          <w:i/>
          <w:color w:val="595959"/>
          <w:sz w:val="22"/>
          <w:szCs w:val="22"/>
        </w:rPr>
        <w:t>Complessità</w:t>
      </w:r>
      <w:proofErr w:type="spellEnd"/>
      <w:r>
        <w:rPr>
          <w:rFonts w:ascii="Arial" w:eastAsia="Arial" w:hAnsi="Arial" w:cs="Arial"/>
          <w:i/>
          <w:color w:val="595959"/>
          <w:sz w:val="22"/>
          <w:szCs w:val="22"/>
        </w:rPr>
        <w:t xml:space="preserve"> </w:t>
      </w:r>
      <w:proofErr w:type="spellStart"/>
      <w:r>
        <w:rPr>
          <w:rFonts w:ascii="Arial" w:eastAsia="Arial" w:hAnsi="Arial" w:cs="Arial"/>
          <w:i/>
          <w:color w:val="595959"/>
          <w:sz w:val="22"/>
          <w:szCs w:val="22"/>
        </w:rPr>
        <w:t>alta</w:t>
      </w:r>
      <w:proofErr w:type="spellEnd"/>
      <w:r>
        <w:rPr>
          <w:rFonts w:ascii="Arial" w:eastAsia="Arial" w:hAnsi="Arial" w:cs="Arial"/>
          <w:i/>
          <w:color w:val="595959"/>
          <w:sz w:val="22"/>
          <w:szCs w:val="22"/>
        </w:rPr>
        <w:t xml:space="preserve">, media, </w:t>
      </w:r>
      <w:proofErr w:type="spellStart"/>
      <w:r>
        <w:rPr>
          <w:rFonts w:ascii="Arial" w:eastAsia="Arial" w:hAnsi="Arial" w:cs="Arial"/>
          <w:i/>
          <w:color w:val="595959"/>
          <w:sz w:val="22"/>
          <w:szCs w:val="22"/>
        </w:rPr>
        <w:t>bassa</w:t>
      </w:r>
      <w:proofErr w:type="spellEnd"/>
      <w:r>
        <w:rPr>
          <w:rFonts w:ascii="Arial" w:eastAsia="Arial" w:hAnsi="Arial" w:cs="Arial"/>
          <w:i/>
          <w:color w:val="595959"/>
          <w:sz w:val="22"/>
          <w:szCs w:val="22"/>
        </w:rPr>
        <w:t>.</w:t>
      </w:r>
    </w:p>
    <w:p w14:paraId="00000093" w14:textId="77777777" w:rsidR="001A30D1" w:rsidRDefault="00025883">
      <w:pPr>
        <w:pStyle w:val="Title"/>
        <w:spacing w:after="0"/>
        <w:jc w:val="both"/>
        <w:rPr>
          <w:rFonts w:ascii="Arial" w:eastAsia="Arial" w:hAnsi="Arial" w:cs="Arial"/>
          <w:i/>
          <w:color w:val="595959"/>
          <w:sz w:val="22"/>
          <w:szCs w:val="22"/>
        </w:rPr>
      </w:pPr>
      <w:r>
        <w:pict w14:anchorId="3B7ADCE2">
          <v:rect id="_x0000_i1033" style="width:0;height:1.5pt" o:hralign="center" o:hrstd="t" o:hr="t" fillcolor="#a0a0a0" stroked="f"/>
        </w:pict>
      </w:r>
    </w:p>
    <w:p w14:paraId="00000094" w14:textId="77777777" w:rsidR="001A30D1" w:rsidRDefault="00025883">
      <w:pPr>
        <w:pStyle w:val="Title"/>
        <w:spacing w:after="0"/>
        <w:jc w:val="both"/>
        <w:rPr>
          <w:rFonts w:ascii="Arial" w:eastAsia="Arial" w:hAnsi="Arial" w:cs="Arial"/>
          <w:color w:val="000000"/>
          <w:sz w:val="24"/>
          <w:szCs w:val="24"/>
        </w:rPr>
      </w:pPr>
      <w:r>
        <w:pict w14:anchorId="547399EB">
          <v:rect id="_x0000_i1034" style="width:0;height:1.5pt" o:hralign="center" o:hrstd="t" o:hr="t" fillcolor="#a0a0a0" stroked="f"/>
        </w:pict>
      </w:r>
      <w:r>
        <w:rPr>
          <w:rFonts w:ascii="Arial" w:eastAsia="Arial" w:hAnsi="Arial" w:cs="Arial"/>
          <w:color w:val="000000"/>
          <w:sz w:val="24"/>
          <w:szCs w:val="24"/>
        </w:rPr>
        <w:t xml:space="preserve">                           </w:t>
      </w:r>
    </w:p>
    <w:p w14:paraId="00000095" w14:textId="77777777" w:rsidR="001A30D1" w:rsidRPr="003C3093" w:rsidRDefault="00025883">
      <w:pPr>
        <w:numPr>
          <w:ilvl w:val="0"/>
          <w:numId w:val="3"/>
        </w:numPr>
        <w:rPr>
          <w:color w:val="000000"/>
          <w:lang w:val="it-IT"/>
        </w:rPr>
      </w:pPr>
      <w:r w:rsidRPr="003C3093">
        <w:rPr>
          <w:lang w:val="it-IT"/>
        </w:rPr>
        <w:t>Il sistema dovrà permettere l’upload e di etichettare i documenti con diverse label utili all’organizzazione e categorizzazione degli stessi all’interno del sistema inoltre potrà scaricare i documenti caricati dagli altri utent</w:t>
      </w:r>
      <w:r w:rsidRPr="003C3093">
        <w:rPr>
          <w:lang w:val="it-IT"/>
        </w:rPr>
        <w:t xml:space="preserve">i. </w:t>
      </w:r>
    </w:p>
    <w:p w14:paraId="00000096" w14:textId="77777777" w:rsidR="001A30D1" w:rsidRPr="003C3093" w:rsidRDefault="00025883">
      <w:pPr>
        <w:numPr>
          <w:ilvl w:val="0"/>
          <w:numId w:val="3"/>
        </w:numPr>
        <w:rPr>
          <w:color w:val="000000"/>
          <w:lang w:val="it-IT"/>
        </w:rPr>
      </w:pPr>
      <w:r w:rsidRPr="003C3093">
        <w:rPr>
          <w:lang w:val="it-IT"/>
        </w:rPr>
        <w:t xml:space="preserve">Il sistema permetterà la visualizzazione dei documenti tramite un </w:t>
      </w:r>
      <w:proofErr w:type="spellStart"/>
      <w:r w:rsidRPr="003C3093">
        <w:rPr>
          <w:lang w:val="it-IT"/>
        </w:rPr>
        <w:t>viewer</w:t>
      </w:r>
      <w:proofErr w:type="spellEnd"/>
      <w:r w:rsidRPr="003C3093">
        <w:rPr>
          <w:lang w:val="it-IT"/>
        </w:rPr>
        <w:t xml:space="preserve"> interno ad esso</w:t>
      </w:r>
    </w:p>
    <w:p w14:paraId="00000097" w14:textId="77777777" w:rsidR="001A30D1" w:rsidRPr="003C3093" w:rsidRDefault="00025883">
      <w:pPr>
        <w:numPr>
          <w:ilvl w:val="0"/>
          <w:numId w:val="3"/>
        </w:numPr>
        <w:rPr>
          <w:color w:val="000000"/>
          <w:lang w:val="it-IT"/>
        </w:rPr>
      </w:pPr>
      <w:r w:rsidRPr="003C3093">
        <w:rPr>
          <w:lang w:val="it-IT"/>
        </w:rPr>
        <w:t xml:space="preserve">Il sistema permetterà il caricamento diretto di un file o di un link ad un file presente online la cui visualizzazione sarà effettuata tramite </w:t>
      </w:r>
      <w:proofErr w:type="spellStart"/>
      <w:r w:rsidRPr="003C3093">
        <w:rPr>
          <w:lang w:val="it-IT"/>
        </w:rPr>
        <w:t>redirect</w:t>
      </w:r>
      <w:proofErr w:type="spellEnd"/>
    </w:p>
    <w:p w14:paraId="00000098" w14:textId="77777777" w:rsidR="001A30D1" w:rsidRPr="003C3093" w:rsidRDefault="00025883">
      <w:pPr>
        <w:numPr>
          <w:ilvl w:val="0"/>
          <w:numId w:val="3"/>
        </w:numPr>
        <w:rPr>
          <w:color w:val="000000"/>
          <w:lang w:val="it-IT"/>
        </w:rPr>
      </w:pPr>
      <w:r w:rsidRPr="003C3093">
        <w:rPr>
          <w:lang w:val="it-IT"/>
        </w:rPr>
        <w:t xml:space="preserve">Il sistema richiede alla registrazione </w:t>
      </w:r>
      <w:proofErr w:type="gramStart"/>
      <w:r w:rsidRPr="003C3093">
        <w:rPr>
          <w:lang w:val="it-IT"/>
        </w:rPr>
        <w:t>l’email</w:t>
      </w:r>
      <w:proofErr w:type="gramEnd"/>
      <w:r w:rsidRPr="003C3093">
        <w:rPr>
          <w:lang w:val="it-IT"/>
        </w:rPr>
        <w:t xml:space="preserve"> universitaria e password e procederà con una sistema di controllo a due fasi con invio di link di conferma.</w:t>
      </w:r>
    </w:p>
    <w:sdt>
      <w:sdtPr>
        <w:tag w:val="goog_rdk_15"/>
        <w:id w:val="1948659960"/>
      </w:sdtPr>
      <w:sdtEndPr/>
      <w:sdtContent>
        <w:p w14:paraId="00000099" w14:textId="77777777" w:rsidR="001A30D1" w:rsidRPr="003C3093" w:rsidRDefault="00025883">
          <w:pPr>
            <w:numPr>
              <w:ilvl w:val="0"/>
              <w:numId w:val="3"/>
            </w:numPr>
            <w:rPr>
              <w:del w:id="14" w:author="Davide Ricci" w:date="2019-12-14T15:34:00Z"/>
              <w:color w:val="000000"/>
              <w:lang w:val="it-IT"/>
            </w:rPr>
          </w:pPr>
          <w:r w:rsidRPr="003C3093">
            <w:rPr>
              <w:lang w:val="it-IT"/>
            </w:rPr>
            <w:t xml:space="preserve">L’utente durante la registrazione dichiarerà il suo corso di </w:t>
          </w:r>
          <w:proofErr w:type="gramStart"/>
          <w:r w:rsidRPr="003C3093">
            <w:rPr>
              <w:lang w:val="it-IT"/>
            </w:rPr>
            <w:t>laurea ,</w:t>
          </w:r>
          <w:proofErr w:type="gramEnd"/>
          <w:r w:rsidRPr="003C3093">
            <w:rPr>
              <w:lang w:val="it-IT"/>
            </w:rPr>
            <w:t xml:space="preserve"> che sarà possibile modificare i</w:t>
          </w:r>
          <w:r w:rsidRPr="003C3093">
            <w:rPr>
              <w:lang w:val="it-IT"/>
            </w:rPr>
            <w:t xml:space="preserve">n seguito , ed il sistema di conseguenza suggerirà all’utente tutti i materiali relativi al suo corso </w:t>
          </w:r>
          <w:sdt>
            <w:sdtPr>
              <w:tag w:val="goog_rdk_13"/>
              <w:id w:val="-679817087"/>
            </w:sdtPr>
            <w:sdtEndPr/>
            <w:sdtContent>
              <w:ins w:id="15" w:author="Davide Ricci" w:date="2019-12-14T15:34:00Z">
                <w:r w:rsidRPr="003C3093">
                  <w:rPr>
                    <w:lang w:val="it-IT"/>
                  </w:rPr>
                  <w:t xml:space="preserve">attraverso un sistema di ricerca intelligente che farà in modo di ottenere i risultati più utili per i suoi corsi </w:t>
                </w:r>
                <w:proofErr w:type="spellStart"/>
                <w:r w:rsidRPr="003C3093">
                  <w:rPr>
                    <w:lang w:val="it-IT"/>
                  </w:rPr>
                  <w:t>specifici.</w:t>
                </w:r>
              </w:ins>
            </w:sdtContent>
          </w:sdt>
          <w:sdt>
            <w:sdtPr>
              <w:tag w:val="goog_rdk_14"/>
              <w:id w:val="1437179223"/>
            </w:sdtPr>
            <w:sdtEndPr/>
            <w:sdtContent>
              <w:del w:id="16" w:author="Davide Ricci" w:date="2019-12-14T15:34:00Z">
                <w:r w:rsidRPr="003C3093">
                  <w:rPr>
                    <w:lang w:val="it-IT"/>
                  </w:rPr>
                  <w:delText>.</w:delText>
                </w:r>
              </w:del>
            </w:sdtContent>
          </w:sdt>
        </w:p>
      </w:sdtContent>
    </w:sdt>
    <w:p w14:paraId="0000009A" w14:textId="77777777" w:rsidR="001A30D1" w:rsidRPr="003C3093" w:rsidRDefault="00025883">
      <w:pPr>
        <w:numPr>
          <w:ilvl w:val="0"/>
          <w:numId w:val="3"/>
        </w:numPr>
        <w:rPr>
          <w:color w:val="000000"/>
          <w:lang w:val="it-IT"/>
        </w:rPr>
      </w:pPr>
      <w:r w:rsidRPr="003C3093">
        <w:rPr>
          <w:lang w:val="it-IT"/>
        </w:rPr>
        <w:t>Il</w:t>
      </w:r>
      <w:proofErr w:type="spellEnd"/>
      <w:r w:rsidRPr="003C3093">
        <w:rPr>
          <w:lang w:val="it-IT"/>
        </w:rPr>
        <w:t xml:space="preserve"> sistema permetterà </w:t>
      </w:r>
      <w:r w:rsidRPr="003C3093">
        <w:rPr>
          <w:lang w:val="it-IT"/>
        </w:rPr>
        <w:t>la recensione in una scala 1-5 della qualità di un documento</w:t>
      </w:r>
      <w:sdt>
        <w:sdtPr>
          <w:tag w:val="goog_rdk_16"/>
          <w:id w:val="-631941651"/>
        </w:sdtPr>
        <w:sdtEndPr/>
        <w:sdtContent>
          <w:ins w:id="17" w:author="Davide Ricci" w:date="2019-12-14T15:36:00Z">
            <w:r w:rsidRPr="003C3093">
              <w:rPr>
                <w:lang w:val="it-IT"/>
              </w:rPr>
              <w:t xml:space="preserve"> che sarà utile per valutare la qualità del materiale e renderà i documenti migliori prioritari in base ai criteri di ricerca</w:t>
            </w:r>
          </w:ins>
        </w:sdtContent>
      </w:sdt>
    </w:p>
    <w:p w14:paraId="0000009B" w14:textId="77777777" w:rsidR="001A30D1" w:rsidRPr="003C3093" w:rsidRDefault="00025883">
      <w:pPr>
        <w:numPr>
          <w:ilvl w:val="0"/>
          <w:numId w:val="3"/>
        </w:numPr>
        <w:rPr>
          <w:color w:val="000000"/>
          <w:lang w:val="it-IT"/>
        </w:rPr>
      </w:pPr>
      <w:r w:rsidRPr="003C3093">
        <w:rPr>
          <w:lang w:val="it-IT"/>
        </w:rPr>
        <w:t>La ricerca di un documento potrà avvenire tramite nome del documento</w:t>
      </w:r>
      <w:r w:rsidRPr="003C3093">
        <w:rPr>
          <w:lang w:val="it-IT"/>
        </w:rPr>
        <w:t xml:space="preserve"> o un sistema di filtraggio che potrà funzionare in base alle recensioni e alle label assegnate per la categorizzazione al caricamento dei diversi file.</w:t>
      </w:r>
    </w:p>
    <w:sdt>
      <w:sdtPr>
        <w:tag w:val="goog_rdk_18"/>
        <w:id w:val="73479644"/>
      </w:sdtPr>
      <w:sdtEndPr/>
      <w:sdtContent>
        <w:p w14:paraId="0000009C" w14:textId="77777777" w:rsidR="001A30D1" w:rsidRPr="003C3093" w:rsidRDefault="00025883">
          <w:pPr>
            <w:numPr>
              <w:ilvl w:val="0"/>
              <w:numId w:val="3"/>
            </w:numPr>
            <w:rPr>
              <w:ins w:id="18" w:author="Davide Ricci" w:date="2019-12-15T17:14:00Z"/>
              <w:color w:val="000000"/>
              <w:lang w:val="it-IT"/>
            </w:rPr>
          </w:pPr>
          <w:r w:rsidRPr="003C3093">
            <w:rPr>
              <w:lang w:val="it-IT"/>
            </w:rPr>
            <w:t xml:space="preserve">Il risultato di una ricerca potrà essere ordinato in base al voto medio delle recensioni, al numero di </w:t>
          </w:r>
          <w:r w:rsidRPr="003C3093">
            <w:rPr>
              <w:lang w:val="it-IT"/>
            </w:rPr>
            <w:t xml:space="preserve">recensioni e al numero di visualizzazione. </w:t>
          </w:r>
          <w:sdt>
            <w:sdtPr>
              <w:tag w:val="goog_rdk_17"/>
              <w:id w:val="-1005286268"/>
            </w:sdtPr>
            <w:sdtEndPr/>
            <w:sdtContent/>
          </w:sdt>
        </w:p>
      </w:sdtContent>
    </w:sdt>
    <w:sdt>
      <w:sdtPr>
        <w:tag w:val="goog_rdk_20"/>
        <w:id w:val="-1906676217"/>
      </w:sdtPr>
      <w:sdtEndPr/>
      <w:sdtContent>
        <w:p w14:paraId="0000009D" w14:textId="77777777" w:rsidR="001A30D1" w:rsidRPr="003C3093" w:rsidRDefault="00025883">
          <w:pPr>
            <w:numPr>
              <w:ilvl w:val="0"/>
              <w:numId w:val="3"/>
            </w:numPr>
            <w:rPr>
              <w:lang w:val="it-IT"/>
              <w:rPrChange w:id="19" w:author="Davide Ricci" w:date="2019-12-15T17:14:00Z">
                <w:rPr>
                  <w:color w:val="000000"/>
                </w:rPr>
              </w:rPrChange>
            </w:rPr>
          </w:pPr>
          <w:sdt>
            <w:sdtPr>
              <w:tag w:val="goog_rdk_19"/>
              <w:id w:val="-2140714734"/>
            </w:sdtPr>
            <w:sdtEndPr/>
            <w:sdtContent>
              <w:ins w:id="20" w:author="Davide Ricci" w:date="2019-12-15T17:14:00Z">
                <w:r w:rsidRPr="003C3093">
                  <w:rPr>
                    <w:lang w:val="it-IT"/>
                  </w:rPr>
                  <w:t>Durante la ricerca del documento sarà possibile vederne un’anteprima prima dell’acquisto.</w:t>
                </w:r>
              </w:ins>
            </w:sdtContent>
          </w:sdt>
        </w:p>
      </w:sdtContent>
    </w:sdt>
    <w:p w14:paraId="0000009E" w14:textId="77777777" w:rsidR="001A30D1" w:rsidRPr="003C3093" w:rsidRDefault="00025883">
      <w:pPr>
        <w:numPr>
          <w:ilvl w:val="0"/>
          <w:numId w:val="3"/>
        </w:numPr>
        <w:rPr>
          <w:color w:val="000000"/>
          <w:lang w:val="it-IT"/>
        </w:rPr>
      </w:pPr>
      <w:r w:rsidRPr="003C3093">
        <w:rPr>
          <w:lang w:val="it-IT"/>
        </w:rPr>
        <w:t xml:space="preserve">Il sistema permetterà la visualizzazione del catalogo inerente alla facoltà di studio tramite un sistema di visualizzazione intuitivo. Permetterà inoltre la possibilità di inserire un documento tra i preferiti, in maniera di metterlo in risalto durante la </w:t>
      </w:r>
      <w:r w:rsidRPr="003C3093">
        <w:rPr>
          <w:lang w:val="it-IT"/>
        </w:rPr>
        <w:t>visione degli appunti disponibili.</w:t>
      </w:r>
    </w:p>
    <w:p w14:paraId="0000009F" w14:textId="77777777" w:rsidR="001A30D1" w:rsidRPr="003C3093" w:rsidRDefault="00025883">
      <w:pPr>
        <w:numPr>
          <w:ilvl w:val="0"/>
          <w:numId w:val="3"/>
        </w:numPr>
        <w:rPr>
          <w:color w:val="000000"/>
          <w:lang w:val="it-IT"/>
        </w:rPr>
      </w:pPr>
      <w:r w:rsidRPr="003C3093">
        <w:rPr>
          <w:lang w:val="it-IT"/>
        </w:rPr>
        <w:t>Il sistema darà la possibilità all’utente di convertire un file caricato in PDF</w:t>
      </w:r>
      <w:sdt>
        <w:sdtPr>
          <w:tag w:val="goog_rdk_21"/>
          <w:id w:val="1475476561"/>
        </w:sdtPr>
        <w:sdtEndPr/>
        <w:sdtContent>
          <w:ins w:id="21" w:author="Davide Ricci" w:date="2019-12-14T15:38:00Z">
            <w:r w:rsidRPr="003C3093">
              <w:rPr>
                <w:lang w:val="it-IT"/>
              </w:rPr>
              <w:t xml:space="preserve"> attraverso un convertitore interno al sito.</w:t>
            </w:r>
          </w:ins>
        </w:sdtContent>
      </w:sdt>
    </w:p>
    <w:p w14:paraId="000000A0" w14:textId="77777777" w:rsidR="001A30D1" w:rsidRPr="003C3093" w:rsidRDefault="00025883">
      <w:pPr>
        <w:numPr>
          <w:ilvl w:val="0"/>
          <w:numId w:val="3"/>
        </w:numPr>
        <w:rPr>
          <w:color w:val="000000"/>
          <w:lang w:val="it-IT"/>
        </w:rPr>
      </w:pPr>
      <w:r w:rsidRPr="003C3093">
        <w:rPr>
          <w:lang w:val="it-IT"/>
        </w:rPr>
        <w:t>Il sistema darà la possibilità di modificare un documento in un qualunque momento. Nella fattis</w:t>
      </w:r>
      <w:r w:rsidRPr="003C3093">
        <w:rPr>
          <w:lang w:val="it-IT"/>
        </w:rPr>
        <w:t>pecie, quando un documento viene modificato sostituisce la versione precedente.</w:t>
      </w:r>
    </w:p>
    <w:p w14:paraId="000000A1" w14:textId="77777777" w:rsidR="001A30D1" w:rsidRPr="003C3093" w:rsidRDefault="00025883">
      <w:pPr>
        <w:numPr>
          <w:ilvl w:val="0"/>
          <w:numId w:val="3"/>
        </w:numPr>
        <w:rPr>
          <w:color w:val="000000"/>
          <w:lang w:val="it-IT"/>
        </w:rPr>
      </w:pPr>
      <w:r w:rsidRPr="003C3093">
        <w:rPr>
          <w:lang w:val="it-IT"/>
        </w:rPr>
        <w:t>Il sistema darà la possibilità agli utenti che ne fanno richiesta di ricevere notifica delle modifiche di un documento, tale funzionalità può comunque essere annullata e riatti</w:t>
      </w:r>
      <w:r w:rsidRPr="003C3093">
        <w:rPr>
          <w:lang w:val="it-IT"/>
        </w:rPr>
        <w:t>vata in un secondo momento. In ogni caso il sistema, nella pagina di visualizzazione del documento avrà uno storico di tutte le versioni di un documento con relativa data.</w:t>
      </w:r>
    </w:p>
    <w:p w14:paraId="000000A2" w14:textId="77777777" w:rsidR="001A30D1" w:rsidRPr="003C3093" w:rsidRDefault="00025883">
      <w:pPr>
        <w:numPr>
          <w:ilvl w:val="0"/>
          <w:numId w:val="3"/>
        </w:numPr>
        <w:rPr>
          <w:color w:val="000000"/>
          <w:lang w:val="it-IT"/>
        </w:rPr>
      </w:pPr>
      <w:r w:rsidRPr="003C3093">
        <w:rPr>
          <w:lang w:val="it-IT"/>
        </w:rPr>
        <w:t>Il sistema offrirà la possibilità di creare una copia digitale di un documento trami</w:t>
      </w:r>
      <w:r w:rsidRPr="003C3093">
        <w:rPr>
          <w:lang w:val="it-IT"/>
        </w:rPr>
        <w:t>te la funzionalità OCR</w:t>
      </w:r>
      <w:sdt>
        <w:sdtPr>
          <w:tag w:val="goog_rdk_22"/>
          <w:id w:val="319464026"/>
        </w:sdtPr>
        <w:sdtEndPr/>
        <w:sdtContent>
          <w:ins w:id="22" w:author="Davide Ricci" w:date="2019-12-14T15:39:00Z">
            <w:r w:rsidRPr="003C3093">
              <w:rPr>
                <w:lang w:val="it-IT"/>
              </w:rPr>
              <w:t xml:space="preserve"> fornita dal sito stesso</w:t>
            </w:r>
          </w:ins>
        </w:sdtContent>
      </w:sdt>
      <w:sdt>
        <w:sdtPr>
          <w:tag w:val="goog_rdk_23"/>
          <w:id w:val="-1191755249"/>
        </w:sdtPr>
        <w:sdtEndPr/>
        <w:sdtContent>
          <w:del w:id="23" w:author="Davide Ricci" w:date="2019-12-14T15:39:00Z">
            <w:r w:rsidRPr="003C3093">
              <w:rPr>
                <w:lang w:val="it-IT"/>
              </w:rPr>
              <w:delText>.</w:delText>
            </w:r>
          </w:del>
        </w:sdtContent>
      </w:sdt>
    </w:p>
    <w:p w14:paraId="000000A3" w14:textId="77777777" w:rsidR="001A30D1" w:rsidRPr="003C3093" w:rsidRDefault="00025883">
      <w:pPr>
        <w:numPr>
          <w:ilvl w:val="0"/>
          <w:numId w:val="3"/>
        </w:numPr>
        <w:rPr>
          <w:color w:val="000000"/>
          <w:lang w:val="it-IT"/>
        </w:rPr>
      </w:pPr>
      <w:r w:rsidRPr="003C3093">
        <w:rPr>
          <w:lang w:val="it-IT"/>
        </w:rPr>
        <w:t xml:space="preserve">Il sistema provvederà al suo interno un supporto vocale capace di effettuare ricerche, descrivere la pagina </w:t>
      </w:r>
      <w:proofErr w:type="gramStart"/>
      <w:r w:rsidRPr="003C3093">
        <w:rPr>
          <w:lang w:val="it-IT"/>
        </w:rPr>
        <w:t>attuale ,descrivere</w:t>
      </w:r>
      <w:proofErr w:type="gramEnd"/>
      <w:r w:rsidRPr="003C3093">
        <w:rPr>
          <w:lang w:val="it-IT"/>
        </w:rPr>
        <w:t xml:space="preserve"> le azioni possibili su quella pagina</w:t>
      </w:r>
      <w:sdt>
        <w:sdtPr>
          <w:tag w:val="goog_rdk_24"/>
          <w:id w:val="-2116514075"/>
        </w:sdtPr>
        <w:sdtEndPr/>
        <w:sdtContent>
          <w:ins w:id="24" w:author="Davide Ricci" w:date="2019-12-14T15:41:00Z">
            <w:r w:rsidRPr="003C3093">
              <w:rPr>
                <w:lang w:val="it-IT"/>
              </w:rPr>
              <w:t>,</w:t>
            </w:r>
          </w:ins>
        </w:sdtContent>
      </w:sdt>
      <w:sdt>
        <w:sdtPr>
          <w:tag w:val="goog_rdk_25"/>
          <w:id w:val="1019359707"/>
        </w:sdtPr>
        <w:sdtEndPr/>
        <w:sdtContent>
          <w:del w:id="25" w:author="Davide Ricci" w:date="2019-12-14T15:41:00Z">
            <w:r w:rsidRPr="003C3093">
              <w:rPr>
                <w:lang w:val="it-IT"/>
              </w:rPr>
              <w:delText xml:space="preserve"> e</w:delText>
            </w:r>
          </w:del>
        </w:sdtContent>
      </w:sdt>
      <w:r w:rsidRPr="003C3093">
        <w:rPr>
          <w:lang w:val="it-IT"/>
        </w:rPr>
        <w:t xml:space="preserve"> leggere gli elementi</w:t>
      </w:r>
      <w:sdt>
        <w:sdtPr>
          <w:tag w:val="goog_rdk_26"/>
          <w:id w:val="-555783465"/>
        </w:sdtPr>
        <w:sdtEndPr/>
        <w:sdtContent>
          <w:ins w:id="26" w:author="Davide Ricci" w:date="2019-12-14T15:41:00Z">
            <w:r w:rsidRPr="003C3093">
              <w:rPr>
                <w:lang w:val="it-IT"/>
              </w:rPr>
              <w:t xml:space="preserve"> e dichiarar</w:t>
            </w:r>
            <w:r w:rsidRPr="003C3093">
              <w:rPr>
                <w:lang w:val="it-IT"/>
              </w:rPr>
              <w:t>e di non poter effettuare un’azione richiesta dando la possibilità di fornire un nuovo comando.</w:t>
            </w:r>
          </w:ins>
        </w:sdtContent>
      </w:sdt>
    </w:p>
    <w:p w14:paraId="000000A4" w14:textId="77777777" w:rsidR="001A30D1" w:rsidRPr="003C3093" w:rsidRDefault="00025883">
      <w:pPr>
        <w:numPr>
          <w:ilvl w:val="0"/>
          <w:numId w:val="3"/>
        </w:numPr>
        <w:rPr>
          <w:color w:val="000000"/>
          <w:lang w:val="it-IT"/>
        </w:rPr>
      </w:pPr>
      <w:r w:rsidRPr="003C3093">
        <w:rPr>
          <w:lang w:val="it-IT"/>
        </w:rPr>
        <w:t xml:space="preserve">Il sistema prevederà un sistema di </w:t>
      </w:r>
      <w:proofErr w:type="spellStart"/>
      <w:r w:rsidRPr="003C3093">
        <w:rPr>
          <w:lang w:val="it-IT"/>
        </w:rPr>
        <w:t>gamification</w:t>
      </w:r>
      <w:proofErr w:type="spellEnd"/>
      <w:r w:rsidRPr="003C3093">
        <w:rPr>
          <w:lang w:val="it-IT"/>
        </w:rPr>
        <w:t xml:space="preserve"> che verrà gestito tramite i seguenti punti:</w:t>
      </w:r>
    </w:p>
    <w:p w14:paraId="000000A5" w14:textId="77777777" w:rsidR="001A30D1" w:rsidRPr="003C3093" w:rsidRDefault="00025883">
      <w:pPr>
        <w:numPr>
          <w:ilvl w:val="1"/>
          <w:numId w:val="3"/>
        </w:numPr>
        <w:rPr>
          <w:color w:val="000000"/>
          <w:lang w:val="it-IT"/>
        </w:rPr>
      </w:pPr>
      <w:r w:rsidRPr="003C3093">
        <w:rPr>
          <w:lang w:val="it-IT"/>
        </w:rPr>
        <w:t>l’utente potrà guadagnare punti tramite i seguenti metodi:</w:t>
      </w:r>
    </w:p>
    <w:p w14:paraId="000000A6" w14:textId="77777777" w:rsidR="001A30D1" w:rsidRDefault="00025883">
      <w:pPr>
        <w:numPr>
          <w:ilvl w:val="2"/>
          <w:numId w:val="3"/>
        </w:numPr>
        <w:rPr>
          <w:color w:val="000000"/>
        </w:rPr>
      </w:pPr>
      <w:proofErr w:type="spellStart"/>
      <w:r>
        <w:t>tramite</w:t>
      </w:r>
      <w:proofErr w:type="spellEnd"/>
      <w:r>
        <w:t xml:space="preserve"> </w:t>
      </w:r>
      <w:proofErr w:type="spellStart"/>
      <w:r>
        <w:t>registrazione</w:t>
      </w:r>
      <w:proofErr w:type="spellEnd"/>
    </w:p>
    <w:p w14:paraId="000000A7" w14:textId="77777777" w:rsidR="001A30D1" w:rsidRDefault="00025883">
      <w:pPr>
        <w:numPr>
          <w:ilvl w:val="2"/>
          <w:numId w:val="3"/>
        </w:numPr>
        <w:rPr>
          <w:color w:val="000000"/>
        </w:rPr>
      </w:pPr>
      <w:proofErr w:type="spellStart"/>
      <w:r>
        <w:t>tramite</w:t>
      </w:r>
      <w:proofErr w:type="spellEnd"/>
      <w:r>
        <w:t xml:space="preserve"> </w:t>
      </w:r>
      <w:proofErr w:type="spellStart"/>
      <w:r>
        <w:t>caricamento</w:t>
      </w:r>
      <w:proofErr w:type="spellEnd"/>
      <w:r>
        <w:t xml:space="preserve"> </w:t>
      </w:r>
      <w:proofErr w:type="spellStart"/>
      <w:r>
        <w:t>documenti</w:t>
      </w:r>
      <w:proofErr w:type="spellEnd"/>
    </w:p>
    <w:sdt>
      <w:sdtPr>
        <w:tag w:val="goog_rdk_28"/>
        <w:id w:val="-139429348"/>
      </w:sdtPr>
      <w:sdtEndPr/>
      <w:sdtContent>
        <w:p w14:paraId="000000A8" w14:textId="77777777" w:rsidR="001A30D1" w:rsidRPr="003C3093" w:rsidRDefault="00025883">
          <w:pPr>
            <w:numPr>
              <w:ilvl w:val="2"/>
              <w:numId w:val="3"/>
            </w:numPr>
            <w:rPr>
              <w:ins w:id="27" w:author="Davide Ricci" w:date="2019-12-14T16:15:00Z"/>
              <w:color w:val="000000"/>
              <w:lang w:val="it-IT"/>
            </w:rPr>
          </w:pPr>
          <w:r w:rsidRPr="003C3093">
            <w:rPr>
              <w:lang w:val="it-IT"/>
            </w:rPr>
            <w:t>tramite feedback, infatti ogni utente potrà votare un documento tramite una votazione da 1 a 5; l’utente che ha caricato guadagnerà punti in base alla votazione con un sistema di 1 a 1</w:t>
          </w:r>
          <w:sdt>
            <w:sdtPr>
              <w:tag w:val="goog_rdk_27"/>
              <w:id w:val="131907850"/>
            </w:sdtPr>
            <w:sdtEndPr/>
            <w:sdtContent>
              <w:ins w:id="28" w:author="Davide Ricci" w:date="2019-12-14T16:15:00Z">
                <w:r w:rsidRPr="003C3093">
                  <w:rPr>
                    <w:lang w:val="it-IT"/>
                  </w:rPr>
                  <w:t>.</w:t>
                </w:r>
              </w:ins>
            </w:sdtContent>
          </w:sdt>
        </w:p>
      </w:sdtContent>
    </w:sdt>
    <w:p w14:paraId="000000A9" w14:textId="77777777" w:rsidR="001A30D1" w:rsidRPr="003C3093" w:rsidRDefault="00025883">
      <w:pPr>
        <w:numPr>
          <w:ilvl w:val="2"/>
          <w:numId w:val="3"/>
        </w:numPr>
        <w:rPr>
          <w:lang w:val="it-IT"/>
        </w:rPr>
      </w:pPr>
      <w:sdt>
        <w:sdtPr>
          <w:tag w:val="goog_rdk_29"/>
          <w:id w:val="-550614052"/>
        </w:sdtPr>
        <w:sdtEndPr/>
        <w:sdtContent>
          <w:ins w:id="29" w:author="Davide Ricci" w:date="2019-12-14T16:15:00Z">
            <w:r w:rsidRPr="003C3093">
              <w:rPr>
                <w:lang w:val="it-IT"/>
              </w:rPr>
              <w:t>Tramite l’acqu</w:t>
            </w:r>
            <w:r w:rsidRPr="003C3093">
              <w:rPr>
                <w:lang w:val="it-IT"/>
              </w:rPr>
              <w:t>isto da parte di un altro utente del proprio documento.</w:t>
            </w:r>
          </w:ins>
        </w:sdtContent>
      </w:sdt>
      <w:sdt>
        <w:sdtPr>
          <w:tag w:val="goog_rdk_30"/>
          <w:id w:val="-1854331928"/>
        </w:sdtPr>
        <w:sdtEndPr/>
        <w:sdtContent>
          <w:commentRangeStart w:id="30"/>
        </w:sdtContent>
      </w:sdt>
    </w:p>
    <w:commentRangeEnd w:id="30"/>
    <w:p w14:paraId="000000AA" w14:textId="77777777" w:rsidR="001A30D1" w:rsidRPr="003C3093" w:rsidRDefault="00025883">
      <w:pPr>
        <w:numPr>
          <w:ilvl w:val="2"/>
          <w:numId w:val="3"/>
        </w:numPr>
        <w:rPr>
          <w:lang w:val="it-IT"/>
        </w:rPr>
      </w:pPr>
      <w:r>
        <w:lastRenderedPageBreak/>
        <w:commentReference w:id="30"/>
      </w:r>
      <w:r w:rsidRPr="003C3093">
        <w:rPr>
          <w:lang w:val="it-IT"/>
        </w:rPr>
        <w:t>tramite pagamento, infatti ogni utente avrà la possibilità di comprare un certo numero di punti.</w:t>
      </w:r>
    </w:p>
    <w:sdt>
      <w:sdtPr>
        <w:tag w:val="goog_rdk_32"/>
        <w:id w:val="1821691101"/>
      </w:sdtPr>
      <w:sdtEndPr/>
      <w:sdtContent>
        <w:p w14:paraId="000000AB" w14:textId="77777777" w:rsidR="001A30D1" w:rsidRDefault="00025883">
          <w:pPr>
            <w:numPr>
              <w:ilvl w:val="2"/>
              <w:numId w:val="3"/>
            </w:numPr>
            <w:rPr>
              <w:ins w:id="31" w:author="Davide Ricci" w:date="2019-12-15T17:18:00Z"/>
              <w:color w:val="000000"/>
            </w:rPr>
          </w:pPr>
          <w:r w:rsidRPr="003C3093">
            <w:rPr>
              <w:lang w:val="it-IT"/>
            </w:rPr>
            <w:t>tramite premio, infatti il sistema gestirà una graduatoria degli utenti più collaborativi, in ba</w:t>
          </w:r>
          <w:r w:rsidRPr="003C3093">
            <w:rPr>
              <w:lang w:val="it-IT"/>
            </w:rPr>
            <w:t xml:space="preserve">se alla fascia di appartenenza di questa graduatoria otterrà punti in premio. </w:t>
          </w:r>
          <w:r>
            <w:t xml:space="preserve">Per </w:t>
          </w:r>
          <w:proofErr w:type="spellStart"/>
          <w:r>
            <w:t>maggiori</w:t>
          </w:r>
          <w:proofErr w:type="spellEnd"/>
          <w:r>
            <w:t xml:space="preserve"> info </w:t>
          </w:r>
          <w:proofErr w:type="spellStart"/>
          <w:r>
            <w:t>vedere</w:t>
          </w:r>
          <w:proofErr w:type="spellEnd"/>
          <w:r>
            <w:t xml:space="preserve"> punto c.</w:t>
          </w:r>
          <w:sdt>
            <w:sdtPr>
              <w:tag w:val="goog_rdk_31"/>
              <w:id w:val="704679107"/>
            </w:sdtPr>
            <w:sdtEndPr/>
            <w:sdtContent/>
          </w:sdt>
        </w:p>
      </w:sdtContent>
    </w:sdt>
    <w:sdt>
      <w:sdtPr>
        <w:tag w:val="goog_rdk_34"/>
        <w:id w:val="292483614"/>
      </w:sdtPr>
      <w:sdtEndPr/>
      <w:sdtContent>
        <w:p w14:paraId="000000AC" w14:textId="77777777" w:rsidR="001A30D1" w:rsidRPr="003C3093" w:rsidRDefault="00025883">
          <w:pPr>
            <w:numPr>
              <w:ilvl w:val="2"/>
              <w:numId w:val="3"/>
            </w:numPr>
            <w:rPr>
              <w:ins w:id="32" w:author="Davide Ricci" w:date="2019-12-14T16:13:00Z"/>
              <w:color w:val="000000"/>
              <w:lang w:val="it-IT"/>
            </w:rPr>
          </w:pPr>
          <w:r w:rsidRPr="003C3093">
            <w:rPr>
              <w:lang w:val="it-IT"/>
            </w:rPr>
            <w:t>l’utente, per poter accedere ad una certa documentazione, dovrà spendere un certo quantitativo di punti.</w:t>
          </w:r>
          <w:sdt>
            <w:sdtPr>
              <w:tag w:val="goog_rdk_33"/>
              <w:id w:val="-1665771562"/>
            </w:sdtPr>
            <w:sdtEndPr/>
            <w:sdtContent/>
          </w:sdt>
        </w:p>
      </w:sdtContent>
    </w:sdt>
    <w:sdt>
      <w:sdtPr>
        <w:tag w:val="goog_rdk_37"/>
        <w:id w:val="1244983157"/>
      </w:sdtPr>
      <w:sdtEndPr/>
      <w:sdtContent>
        <w:p w14:paraId="000000AD" w14:textId="77777777" w:rsidR="001A30D1" w:rsidRPr="003C3093" w:rsidRDefault="00025883">
          <w:pPr>
            <w:numPr>
              <w:ilvl w:val="1"/>
              <w:numId w:val="3"/>
            </w:numPr>
            <w:rPr>
              <w:lang w:val="it-IT"/>
              <w:rPrChange w:id="33" w:author="Davide Ricci" w:date="2019-12-14T16:13:00Z">
                <w:rPr>
                  <w:color w:val="000000"/>
                </w:rPr>
              </w:rPrChange>
            </w:rPr>
          </w:pPr>
          <w:sdt>
            <w:sdtPr>
              <w:tag w:val="goog_rdk_35"/>
              <w:id w:val="-566721879"/>
            </w:sdtPr>
            <w:sdtEndPr/>
            <w:sdtContent>
              <w:ins w:id="34" w:author="Davide Ricci" w:date="2019-12-14T16:13:00Z">
                <w:r w:rsidRPr="003C3093">
                  <w:rPr>
                    <w:lang w:val="it-IT"/>
                  </w:rPr>
                  <w:t xml:space="preserve">Un utente non potrà acquistare </w:t>
                </w:r>
                <w:r w:rsidRPr="003C3093">
                  <w:rPr>
                    <w:lang w:val="it-IT"/>
                  </w:rPr>
                  <w:t>il suo stesso documento (ovviamente questo gli sarà già disponibile)</w:t>
                </w:r>
              </w:ins>
            </w:sdtContent>
          </w:sdt>
          <w:sdt>
            <w:sdtPr>
              <w:tag w:val="goog_rdk_36"/>
              <w:id w:val="-539513153"/>
            </w:sdtPr>
            <w:sdtEndPr/>
            <w:sdtContent/>
          </w:sdt>
        </w:p>
      </w:sdtContent>
    </w:sdt>
    <w:p w14:paraId="000000AE" w14:textId="77777777" w:rsidR="001A30D1" w:rsidRPr="003C3093" w:rsidRDefault="00025883">
      <w:pPr>
        <w:numPr>
          <w:ilvl w:val="1"/>
          <w:numId w:val="3"/>
        </w:numPr>
        <w:rPr>
          <w:color w:val="000000"/>
          <w:lang w:val="it-IT"/>
        </w:rPr>
      </w:pPr>
      <w:sdt>
        <w:sdtPr>
          <w:tag w:val="goog_rdk_39"/>
          <w:id w:val="-687291071"/>
        </w:sdtPr>
        <w:sdtEndPr/>
        <w:sdtContent>
          <w:ins w:id="35" w:author="Davide Ricci" w:date="2019-12-14T15:43:00Z">
            <w:r w:rsidRPr="003C3093">
              <w:rPr>
                <w:highlight w:val="yellow"/>
                <w:lang w:val="it-IT"/>
              </w:rPr>
              <w:t xml:space="preserve">Ad </w:t>
            </w:r>
          </w:ins>
        </w:sdtContent>
      </w:sdt>
      <w:r w:rsidRPr="003C3093">
        <w:rPr>
          <w:lang w:val="it-IT"/>
        </w:rPr>
        <w:t>un utente</w:t>
      </w:r>
      <w:sdt>
        <w:sdtPr>
          <w:tag w:val="goog_rdk_40"/>
          <w:id w:val="-989855244"/>
        </w:sdtPr>
        <w:sdtEndPr/>
        <w:sdtContent>
          <w:ins w:id="36" w:author="Davide Ricci" w:date="2019-12-14T15:45:00Z">
            <w:r w:rsidRPr="003C3093">
              <w:rPr>
                <w:lang w:val="it-IT"/>
              </w:rPr>
              <w:t>,</w:t>
            </w:r>
          </w:ins>
        </w:sdtContent>
      </w:sdt>
      <w:r w:rsidRPr="003C3093">
        <w:rPr>
          <w:lang w:val="it-IT"/>
        </w:rPr>
        <w:t xml:space="preserve"> </w:t>
      </w:r>
      <w:sdt>
        <w:sdtPr>
          <w:tag w:val="goog_rdk_41"/>
          <w:id w:val="839738748"/>
        </w:sdtPr>
        <w:sdtEndPr/>
        <w:sdtContent>
          <w:del w:id="37" w:author="Davide Ricci" w:date="2019-12-14T15:43:00Z">
            <w:r w:rsidRPr="003C3093">
              <w:rPr>
                <w:lang w:val="it-IT"/>
              </w:rPr>
              <w:delText>i</w:delText>
            </w:r>
          </w:del>
        </w:sdtContent>
      </w:sdt>
      <w:sdt>
        <w:sdtPr>
          <w:tag w:val="goog_rdk_42"/>
          <w:id w:val="-1526484218"/>
        </w:sdtPr>
        <w:sdtEndPr/>
        <w:sdtContent>
          <w:ins w:id="38" w:author="Davide Ricci" w:date="2019-12-14T15:43:00Z">
            <w:r w:rsidRPr="003C3093">
              <w:rPr>
                <w:lang w:val="it-IT"/>
              </w:rPr>
              <w:t>a</w:t>
            </w:r>
          </w:ins>
        </w:sdtContent>
      </w:sdt>
      <w:r w:rsidRPr="003C3093">
        <w:rPr>
          <w:lang w:val="it-IT"/>
        </w:rPr>
        <w:t xml:space="preserve">l quale </w:t>
      </w:r>
      <w:sdt>
        <w:sdtPr>
          <w:tag w:val="goog_rdk_43"/>
          <w:id w:val="1619266515"/>
        </w:sdtPr>
        <w:sdtEndPr/>
        <w:sdtContent>
          <w:ins w:id="39" w:author="Davide Ricci" w:date="2019-12-14T15:43:00Z">
            <w:r w:rsidRPr="003C3093">
              <w:rPr>
                <w:lang w:val="it-IT"/>
              </w:rPr>
              <w:t>è stato rimosso</w:t>
            </w:r>
          </w:ins>
        </w:sdtContent>
      </w:sdt>
      <w:sdt>
        <w:sdtPr>
          <w:tag w:val="goog_rdk_44"/>
          <w:id w:val="-604655454"/>
        </w:sdtPr>
        <w:sdtEndPr/>
        <w:sdtContent>
          <w:del w:id="40" w:author="Davide Ricci" w:date="2019-12-14T15:43:00Z">
            <w:r w:rsidRPr="003C3093">
              <w:rPr>
                <w:lang w:val="it-IT"/>
              </w:rPr>
              <w:delText>un</w:delText>
            </w:r>
          </w:del>
        </w:sdtContent>
      </w:sdt>
      <w:r w:rsidRPr="003C3093">
        <w:rPr>
          <w:lang w:val="it-IT"/>
        </w:rPr>
        <w:t xml:space="preserve"> documento </w:t>
      </w:r>
      <w:sdt>
        <w:sdtPr>
          <w:tag w:val="goog_rdk_45"/>
          <w:id w:val="-1487459935"/>
        </w:sdtPr>
        <w:sdtEndPr/>
        <w:sdtContent>
          <w:del w:id="41" w:author="Davide Ricci" w:date="2019-12-14T15:44:00Z">
            <w:r w:rsidRPr="003C3093">
              <w:rPr>
                <w:lang w:val="it-IT"/>
              </w:rPr>
              <w:delText xml:space="preserve">è stato rimosso </w:delText>
            </w:r>
          </w:del>
        </w:sdtContent>
      </w:sdt>
      <w:r w:rsidRPr="003C3093">
        <w:rPr>
          <w:lang w:val="it-IT"/>
        </w:rPr>
        <w:t>da un amministratore</w:t>
      </w:r>
      <w:sdt>
        <w:sdtPr>
          <w:tag w:val="goog_rdk_46"/>
          <w:id w:val="1284766520"/>
        </w:sdtPr>
        <w:sdtEndPr/>
        <w:sdtContent>
          <w:ins w:id="42" w:author="Davide Ricci" w:date="2019-12-14T15:45:00Z">
            <w:r w:rsidRPr="003C3093">
              <w:rPr>
                <w:lang w:val="it-IT"/>
              </w:rPr>
              <w:t xml:space="preserve"> a causa di determinate violazioni</w:t>
            </w:r>
          </w:ins>
        </w:sdtContent>
      </w:sdt>
      <w:r w:rsidRPr="003C3093">
        <w:rPr>
          <w:lang w:val="it-IT"/>
        </w:rPr>
        <w:t xml:space="preserve"> (</w:t>
      </w:r>
      <w:sdt>
        <w:sdtPr>
          <w:tag w:val="goog_rdk_47"/>
          <w:id w:val="-219517863"/>
        </w:sdtPr>
        <w:sdtEndPr/>
        <w:sdtContent>
          <w:ins w:id="43" w:author="Davide Ricci" w:date="2019-12-14T15:45:00Z">
            <w:r w:rsidRPr="003C3093">
              <w:rPr>
                <w:lang w:val="it-IT"/>
              </w:rPr>
              <w:t>ad esempio</w:t>
            </w:r>
          </w:ins>
        </w:sdtContent>
      </w:sdt>
      <w:sdt>
        <w:sdtPr>
          <w:tag w:val="goog_rdk_48"/>
          <w:id w:val="-356426665"/>
        </w:sdtPr>
        <w:sdtEndPr/>
        <w:sdtContent>
          <w:del w:id="44" w:author="Davide Ricci" w:date="2019-12-14T15:45:00Z">
            <w:r w:rsidRPr="003C3093">
              <w:rPr>
                <w:lang w:val="it-IT"/>
              </w:rPr>
              <w:delText>per</w:delText>
            </w:r>
          </w:del>
        </w:sdtContent>
      </w:sdt>
      <w:r w:rsidRPr="003C3093">
        <w:rPr>
          <w:lang w:val="it-IT"/>
        </w:rPr>
        <w:t xml:space="preserve"> linguaggio scurrile, violazione copyright, etc.) verranno rimossi punti in base alla gravità d</w:t>
      </w:r>
      <w:sdt>
        <w:sdtPr>
          <w:tag w:val="goog_rdk_49"/>
          <w:id w:val="-1024332423"/>
        </w:sdtPr>
        <w:sdtEndPr/>
        <w:sdtContent>
          <w:ins w:id="45" w:author="Davide Ricci" w:date="2019-12-14T15:45:00Z">
            <w:r w:rsidRPr="003C3093">
              <w:rPr>
                <w:lang w:val="it-IT"/>
              </w:rPr>
              <w:t xml:space="preserve">i </w:t>
            </w:r>
            <w:proofErr w:type="spellStart"/>
            <w:proofErr w:type="gramStart"/>
            <w:r w:rsidRPr="003C3093">
              <w:rPr>
                <w:lang w:val="it-IT"/>
              </w:rPr>
              <w:t>quest</w:t>
            </w:r>
            <w:proofErr w:type="spellEnd"/>
            <w:r w:rsidRPr="003C3093">
              <w:rPr>
                <w:lang w:val="it-IT"/>
              </w:rPr>
              <w:t xml:space="preserve"> ultima</w:t>
            </w:r>
          </w:ins>
          <w:proofErr w:type="gramEnd"/>
        </w:sdtContent>
      </w:sdt>
      <w:sdt>
        <w:sdtPr>
          <w:tag w:val="goog_rdk_50"/>
          <w:id w:val="-1385256496"/>
        </w:sdtPr>
        <w:sdtEndPr/>
        <w:sdtContent>
          <w:del w:id="46" w:author="Davide Ricci" w:date="2019-12-14T15:45:00Z">
            <w:r w:rsidRPr="003C3093">
              <w:rPr>
                <w:lang w:val="it-IT"/>
              </w:rPr>
              <w:delText>ella violazione</w:delText>
            </w:r>
          </w:del>
        </w:sdtContent>
      </w:sdt>
      <w:r w:rsidRPr="003C3093">
        <w:rPr>
          <w:lang w:val="it-IT"/>
        </w:rPr>
        <w:t xml:space="preserve">. (verranno inoltre </w:t>
      </w:r>
      <w:sdt>
        <w:sdtPr>
          <w:tag w:val="goog_rdk_51"/>
          <w:id w:val="-263611302"/>
        </w:sdtPr>
        <w:sdtEndPr/>
        <w:sdtContent>
          <w:ins w:id="47" w:author="Davide Ricci" w:date="2019-12-14T15:44:00Z">
            <w:r w:rsidRPr="003C3093">
              <w:rPr>
                <w:lang w:val="it-IT"/>
              </w:rPr>
              <w:t xml:space="preserve">eliminati </w:t>
            </w:r>
          </w:ins>
        </w:sdtContent>
      </w:sdt>
      <w:r w:rsidRPr="003C3093">
        <w:rPr>
          <w:lang w:val="it-IT"/>
        </w:rPr>
        <w:t xml:space="preserve">tutti i punti guadagnati </w:t>
      </w:r>
      <w:sdt>
        <w:sdtPr>
          <w:tag w:val="goog_rdk_52"/>
          <w:id w:val="-1830362272"/>
        </w:sdtPr>
        <w:sdtEndPr/>
        <w:sdtContent>
          <w:proofErr w:type="spellStart"/>
          <w:ins w:id="48" w:author="Davide Ricci" w:date="2019-12-14T15:46:00Z">
            <w:r w:rsidRPr="003C3093">
              <w:rPr>
                <w:lang w:val="it-IT"/>
              </w:rPr>
              <w:t>attraverso</w:t>
            </w:r>
          </w:ins>
        </w:sdtContent>
      </w:sdt>
      <w:sdt>
        <w:sdtPr>
          <w:tag w:val="goog_rdk_53"/>
          <w:id w:val="868646193"/>
        </w:sdtPr>
        <w:sdtEndPr/>
        <w:sdtContent>
          <w:del w:id="49" w:author="Davide Ricci" w:date="2019-12-14T15:46:00Z">
            <w:r w:rsidRPr="003C3093">
              <w:rPr>
                <w:lang w:val="it-IT"/>
              </w:rPr>
              <w:delText xml:space="preserve">con </w:delText>
            </w:r>
          </w:del>
        </w:sdtContent>
      </w:sdt>
      <w:r w:rsidRPr="003C3093">
        <w:rPr>
          <w:lang w:val="it-IT"/>
        </w:rPr>
        <w:t>quel</w:t>
      </w:r>
      <w:proofErr w:type="spellEnd"/>
      <w:r w:rsidRPr="003C3093">
        <w:rPr>
          <w:lang w:val="it-IT"/>
        </w:rPr>
        <w:t xml:space="preserve"> documento).</w:t>
      </w:r>
    </w:p>
    <w:p w14:paraId="000000AF" w14:textId="77777777" w:rsidR="001A30D1" w:rsidRPr="003C3093" w:rsidRDefault="00025883">
      <w:pPr>
        <w:numPr>
          <w:ilvl w:val="1"/>
          <w:numId w:val="3"/>
        </w:numPr>
        <w:rPr>
          <w:color w:val="000000"/>
          <w:lang w:val="it-IT"/>
        </w:rPr>
      </w:pPr>
      <w:r w:rsidRPr="003C3093">
        <w:rPr>
          <w:lang w:val="it-IT"/>
        </w:rPr>
        <w:t>il sistema gestirà una graduatoria d</w:t>
      </w:r>
      <w:r w:rsidRPr="003C3093">
        <w:rPr>
          <w:lang w:val="it-IT"/>
        </w:rPr>
        <w:t>egli utenti più collaborativi come segue:</w:t>
      </w:r>
    </w:p>
    <w:p w14:paraId="000000B0" w14:textId="77777777" w:rsidR="001A30D1" w:rsidRPr="003C3093" w:rsidRDefault="00025883">
      <w:pPr>
        <w:numPr>
          <w:ilvl w:val="2"/>
          <w:numId w:val="3"/>
        </w:numPr>
        <w:rPr>
          <w:color w:val="000000"/>
          <w:lang w:val="it-IT"/>
        </w:rPr>
      </w:pPr>
      <w:r w:rsidRPr="003C3093">
        <w:rPr>
          <w:lang w:val="it-IT"/>
        </w:rPr>
        <w:t>la graduatoria sarà gestita per ogni università</w:t>
      </w:r>
    </w:p>
    <w:p w14:paraId="000000B1" w14:textId="77777777" w:rsidR="001A30D1" w:rsidRPr="003C3093" w:rsidRDefault="00025883">
      <w:pPr>
        <w:numPr>
          <w:ilvl w:val="2"/>
          <w:numId w:val="3"/>
        </w:numPr>
        <w:rPr>
          <w:color w:val="000000"/>
          <w:lang w:val="it-IT"/>
        </w:rPr>
      </w:pPr>
      <w:r w:rsidRPr="003C3093">
        <w:rPr>
          <w:lang w:val="it-IT"/>
        </w:rPr>
        <w:t>la graduatoria verrà realizzata considerando i punti che gli utenti guadagnano solo tramite feedback e caricamento documenti.</w:t>
      </w:r>
    </w:p>
    <w:p w14:paraId="000000B2" w14:textId="77777777" w:rsidR="001A30D1" w:rsidRPr="003C3093" w:rsidRDefault="00025883">
      <w:pPr>
        <w:numPr>
          <w:ilvl w:val="2"/>
          <w:numId w:val="3"/>
        </w:numPr>
        <w:rPr>
          <w:color w:val="000000"/>
          <w:lang w:val="it-IT"/>
        </w:rPr>
      </w:pPr>
      <w:r w:rsidRPr="003C3093">
        <w:rPr>
          <w:lang w:val="it-IT"/>
        </w:rPr>
        <w:t>la graduatoria sarà periodica (cioè mens</w:t>
      </w:r>
      <w:r w:rsidRPr="003C3093">
        <w:rPr>
          <w:lang w:val="it-IT"/>
        </w:rPr>
        <w:t>ile e/o annuale).</w:t>
      </w:r>
    </w:p>
    <w:p w14:paraId="000000B3" w14:textId="77777777" w:rsidR="001A30D1" w:rsidRPr="003C3093" w:rsidRDefault="00025883">
      <w:pPr>
        <w:numPr>
          <w:ilvl w:val="2"/>
          <w:numId w:val="3"/>
        </w:numPr>
        <w:rPr>
          <w:color w:val="000000"/>
          <w:lang w:val="it-IT"/>
        </w:rPr>
      </w:pPr>
      <w:r w:rsidRPr="003C3093">
        <w:rPr>
          <w:lang w:val="it-IT"/>
        </w:rPr>
        <w:t>l’utente al primo posto otterrà la dicitura di “utente più collaborativo” per quell’università ed otterrà un premio considerevolmente maggiore rispetto agli altri utenti.</w:t>
      </w:r>
    </w:p>
    <w:p w14:paraId="000000B4" w14:textId="77777777" w:rsidR="001A30D1" w:rsidRPr="003C3093" w:rsidRDefault="00025883">
      <w:pPr>
        <w:numPr>
          <w:ilvl w:val="2"/>
          <w:numId w:val="3"/>
        </w:numPr>
        <w:rPr>
          <w:color w:val="000000"/>
          <w:lang w:val="it-IT"/>
        </w:rPr>
      </w:pPr>
      <w:r w:rsidRPr="003C3093">
        <w:rPr>
          <w:lang w:val="it-IT"/>
        </w:rPr>
        <w:t>in generale, gli utenti guadagneranno un certo numero di punti in b</w:t>
      </w:r>
      <w:r w:rsidRPr="003C3093">
        <w:rPr>
          <w:lang w:val="it-IT"/>
        </w:rPr>
        <w:t>ase alla fascia di appartenenza nella graduatoria.</w:t>
      </w:r>
    </w:p>
    <w:p w14:paraId="000000B5" w14:textId="77777777" w:rsidR="001A30D1" w:rsidRPr="003C3093" w:rsidRDefault="00025883">
      <w:pPr>
        <w:numPr>
          <w:ilvl w:val="1"/>
          <w:numId w:val="3"/>
        </w:numPr>
        <w:rPr>
          <w:color w:val="000000"/>
          <w:lang w:val="it-IT"/>
        </w:rPr>
      </w:pPr>
      <w:r w:rsidRPr="003C3093">
        <w:rPr>
          <w:lang w:val="it-IT"/>
        </w:rPr>
        <w:t xml:space="preserve">Il sistema darà la possibilità all’utente di potersi abbonare ad un servizio con cadenza mensile o annuale per il quale, senza la necessità di punti, avrà accesso a tutta la documentazione disponibile nel </w:t>
      </w:r>
      <w:r w:rsidRPr="003C3093">
        <w:rPr>
          <w:lang w:val="it-IT"/>
        </w:rPr>
        <w:t>sito relativo alla sua università.</w:t>
      </w:r>
      <w:sdt>
        <w:sdtPr>
          <w:tag w:val="goog_rdk_54"/>
          <w:id w:val="361093138"/>
        </w:sdtPr>
        <w:sdtEndPr/>
        <w:sdtContent>
          <w:ins w:id="50" w:author="Davide Ricci" w:date="2019-12-14T15:49:00Z">
            <w:r w:rsidRPr="003C3093">
              <w:rPr>
                <w:lang w:val="it-IT"/>
              </w:rPr>
              <w:t xml:space="preserve"> </w:t>
            </w:r>
          </w:ins>
        </w:sdtContent>
      </w:sdt>
    </w:p>
    <w:p w14:paraId="000000B6" w14:textId="77777777" w:rsidR="001A30D1" w:rsidRPr="003C3093" w:rsidRDefault="00025883">
      <w:pPr>
        <w:numPr>
          <w:ilvl w:val="1"/>
          <w:numId w:val="3"/>
        </w:numPr>
        <w:rPr>
          <w:color w:val="000000"/>
          <w:lang w:val="it-IT"/>
        </w:rPr>
      </w:pPr>
      <w:r w:rsidRPr="003C3093">
        <w:rPr>
          <w:lang w:val="it-IT"/>
        </w:rPr>
        <w:t>Il sistema darà la possibilità all’utente di visualizzare le proprie statistiche in una sezione apposita. Le statistiche nella fattispecie riguarderanno il numero di documenti caricati (e relativi punti), numero di pun</w:t>
      </w:r>
      <w:r w:rsidRPr="003C3093">
        <w:rPr>
          <w:lang w:val="it-IT"/>
        </w:rPr>
        <w:t xml:space="preserve">ti guadagnati tramite feedback (per documento ed in totale), una media del feedback (per documento ed in totale) e posizione nella graduatoria degli utenti più collaborativi. </w:t>
      </w:r>
    </w:p>
    <w:p w14:paraId="000000B7" w14:textId="77777777" w:rsidR="001A30D1" w:rsidRDefault="00025883">
      <w:pPr>
        <w:numPr>
          <w:ilvl w:val="0"/>
          <w:numId w:val="3"/>
        </w:numPr>
        <w:rPr>
          <w:color w:val="000000"/>
        </w:rPr>
      </w:pPr>
      <w:r w:rsidRPr="003C3093">
        <w:rPr>
          <w:lang w:val="it-IT"/>
        </w:rPr>
        <w:t>Il sistema prevederà la possibilità di segnalare dei documenti se questi contien</w:t>
      </w:r>
      <w:r w:rsidRPr="003C3093">
        <w:rPr>
          <w:lang w:val="it-IT"/>
        </w:rPr>
        <w:t xml:space="preserve">e materiale offensivo, o che lede il copyright, ecc. Tali segnalazioni verranno controllate da un amministratore. </w:t>
      </w:r>
      <w:sdt>
        <w:sdtPr>
          <w:tag w:val="goog_rdk_55"/>
          <w:id w:val="-1524778537"/>
        </w:sdtPr>
        <w:sdtEndPr/>
        <w:sdtContent>
          <w:ins w:id="51" w:author="Davide Ricci" w:date="2019-12-14T15:52:00Z">
            <w:r w:rsidRPr="003C3093">
              <w:rPr>
                <w:lang w:val="it-IT"/>
              </w:rPr>
              <w:t>nel caso il documento dovesse essere</w:t>
            </w:r>
          </w:ins>
        </w:sdtContent>
      </w:sdt>
      <w:sdt>
        <w:sdtPr>
          <w:tag w:val="goog_rdk_56"/>
          <w:id w:val="-986397085"/>
        </w:sdtPr>
        <w:sdtEndPr/>
        <w:sdtContent>
          <w:del w:id="52" w:author="Davide Ricci" w:date="2019-12-14T15:52:00Z">
            <w:r w:rsidRPr="003C3093">
              <w:rPr>
                <w:lang w:val="it-IT"/>
              </w:rPr>
              <w:delText>Se poi il documento viene</w:delText>
            </w:r>
          </w:del>
        </w:sdtContent>
      </w:sdt>
      <w:r w:rsidRPr="003C3093">
        <w:rPr>
          <w:lang w:val="it-IT"/>
        </w:rPr>
        <w:t xml:space="preserve"> effettivamente </w:t>
      </w:r>
      <w:sdt>
        <w:sdtPr>
          <w:tag w:val="goog_rdk_57"/>
          <w:id w:val="403191837"/>
        </w:sdtPr>
        <w:sdtEndPr/>
        <w:sdtContent>
          <w:ins w:id="53" w:author="Davide Ricci" w:date="2019-12-14T15:52:00Z">
            <w:r w:rsidRPr="003C3093">
              <w:rPr>
                <w:lang w:val="it-IT"/>
              </w:rPr>
              <w:t>eliminato</w:t>
            </w:r>
          </w:ins>
        </w:sdtContent>
      </w:sdt>
      <w:sdt>
        <w:sdtPr>
          <w:tag w:val="goog_rdk_58"/>
          <w:id w:val="106162401"/>
        </w:sdtPr>
        <w:sdtEndPr/>
        <w:sdtContent>
          <w:del w:id="54" w:author="Davide Ricci" w:date="2019-12-14T15:52:00Z">
            <w:r w:rsidRPr="003C3093">
              <w:rPr>
                <w:lang w:val="it-IT"/>
              </w:rPr>
              <w:delText>rimosso</w:delText>
            </w:r>
          </w:del>
        </w:sdtContent>
      </w:sdt>
      <w:r w:rsidRPr="003C3093">
        <w:rPr>
          <w:lang w:val="it-IT"/>
        </w:rPr>
        <w:t>, gli utenti che hanno speso punti su que</w:t>
      </w:r>
      <w:r w:rsidRPr="003C3093">
        <w:rPr>
          <w:lang w:val="it-IT"/>
        </w:rPr>
        <w:t xml:space="preserve">l documento </w:t>
      </w:r>
      <w:sdt>
        <w:sdtPr>
          <w:tag w:val="goog_rdk_59"/>
          <w:id w:val="1722950034"/>
        </w:sdtPr>
        <w:sdtEndPr/>
        <w:sdtContent>
          <w:ins w:id="55" w:author="Davide Ricci" w:date="2019-12-14T15:51:00Z">
            <w:r w:rsidRPr="003C3093">
              <w:rPr>
                <w:lang w:val="it-IT"/>
              </w:rPr>
              <w:t>riceveranno un rimborso in punti.</w:t>
            </w:r>
          </w:ins>
        </w:sdtContent>
      </w:sdt>
      <w:sdt>
        <w:sdtPr>
          <w:tag w:val="goog_rdk_60"/>
          <w:id w:val="940805699"/>
        </w:sdtPr>
        <w:sdtEndPr/>
        <w:sdtContent>
          <w:del w:id="56" w:author="Davide Ricci" w:date="2019-12-14T15:51:00Z">
            <w:r w:rsidRPr="003C3093">
              <w:rPr>
                <w:lang w:val="it-IT"/>
              </w:rPr>
              <w:delText>otterranno di nuovo i punti spesi.</w:delText>
            </w:r>
          </w:del>
        </w:sdtContent>
      </w:sdt>
      <w:sdt>
        <w:sdtPr>
          <w:tag w:val="goog_rdk_61"/>
          <w:id w:val="125591645"/>
        </w:sdtPr>
        <w:sdtEndPr/>
        <w:sdtContent>
          <w:ins w:id="57" w:author="Davide Ricci" w:date="2019-12-14T15:51:00Z">
            <w:r w:rsidRPr="003C3093">
              <w:rPr>
                <w:lang w:val="it-IT"/>
              </w:rPr>
              <w:t xml:space="preserve"> </w:t>
            </w:r>
            <w:proofErr w:type="spellStart"/>
            <w:r>
              <w:t>Questo</w:t>
            </w:r>
            <w:proofErr w:type="spellEnd"/>
            <w:r>
              <w:t xml:space="preserve"> non è </w:t>
            </w:r>
            <w:proofErr w:type="spellStart"/>
            <w:r>
              <w:t>valido</w:t>
            </w:r>
            <w:proofErr w:type="spellEnd"/>
            <w:r>
              <w:t xml:space="preserve"> per </w:t>
            </w:r>
            <w:proofErr w:type="spellStart"/>
            <w:r>
              <w:t>gli</w:t>
            </w:r>
            <w:proofErr w:type="spellEnd"/>
            <w:r>
              <w:t xml:space="preserve"> </w:t>
            </w:r>
            <w:proofErr w:type="spellStart"/>
            <w:r>
              <w:t>utenti</w:t>
            </w:r>
            <w:proofErr w:type="spellEnd"/>
            <w:r>
              <w:t xml:space="preserve"> </w:t>
            </w:r>
            <w:proofErr w:type="spellStart"/>
            <w:r>
              <w:t>abbonati</w:t>
            </w:r>
            <w:proofErr w:type="spellEnd"/>
            <w:r>
              <w:t>.</w:t>
            </w:r>
          </w:ins>
        </w:sdtContent>
      </w:sdt>
    </w:p>
    <w:p w14:paraId="000000B8" w14:textId="77777777" w:rsidR="001A30D1" w:rsidRPr="003C3093" w:rsidRDefault="00025883">
      <w:pPr>
        <w:numPr>
          <w:ilvl w:val="0"/>
          <w:numId w:val="3"/>
        </w:numPr>
        <w:rPr>
          <w:color w:val="000000"/>
          <w:lang w:val="it-IT"/>
        </w:rPr>
      </w:pPr>
      <w:r w:rsidRPr="003C3093">
        <w:rPr>
          <w:color w:val="000000"/>
          <w:lang w:val="it-IT"/>
        </w:rPr>
        <w:t>Il sistema prevederà la figura dell’amministratore, esso controllerà i documenti caricati nel sito.</w:t>
      </w:r>
    </w:p>
    <w:sdt>
      <w:sdtPr>
        <w:tag w:val="goog_rdk_64"/>
        <w:id w:val="1496923380"/>
      </w:sdtPr>
      <w:sdtEndPr/>
      <w:sdtContent>
        <w:p w14:paraId="000000B9" w14:textId="77777777" w:rsidR="001A30D1" w:rsidRDefault="00025883">
          <w:pPr>
            <w:rPr>
              <w:ins w:id="58" w:author="Davide Ricci" w:date="2019-12-14T15:53:00Z"/>
              <w:color w:val="000000"/>
            </w:rPr>
          </w:pPr>
          <w:sdt>
            <w:sdtPr>
              <w:tag w:val="goog_rdk_63"/>
              <w:id w:val="513814165"/>
            </w:sdtPr>
            <w:sdtEndPr/>
            <w:sdtContent/>
          </w:sdt>
        </w:p>
      </w:sdtContent>
    </w:sdt>
    <w:sdt>
      <w:sdtPr>
        <w:tag w:val="goog_rdk_66"/>
        <w:id w:val="-996571231"/>
      </w:sdtPr>
      <w:sdtEndPr/>
      <w:sdtContent>
        <w:p w14:paraId="000000BA" w14:textId="77777777" w:rsidR="001A30D1" w:rsidRPr="003C3093" w:rsidRDefault="00025883">
          <w:pPr>
            <w:rPr>
              <w:ins w:id="59" w:author="Davide Ricci" w:date="2019-12-14T15:53:00Z"/>
              <w:color w:val="000000"/>
              <w:lang w:val="it-IT"/>
            </w:rPr>
          </w:pPr>
          <w:sdt>
            <w:sdtPr>
              <w:tag w:val="goog_rdk_65"/>
              <w:id w:val="-1642254656"/>
            </w:sdtPr>
            <w:sdtEndPr/>
            <w:sdtContent>
              <w:ins w:id="60" w:author="Davide Ricci" w:date="2019-12-14T15:53:00Z">
                <w:r w:rsidRPr="003C3093">
                  <w:rPr>
                    <w:color w:val="000000"/>
                    <w:lang w:val="it-IT"/>
                  </w:rPr>
                  <w:t>.</w:t>
                </w:r>
              </w:ins>
            </w:sdtContent>
          </w:sdt>
        </w:p>
      </w:sdtContent>
    </w:sdt>
    <w:p w14:paraId="000000BB" w14:textId="77777777" w:rsidR="001A30D1" w:rsidRPr="003C3093" w:rsidRDefault="00025883">
      <w:pPr>
        <w:rPr>
          <w:b/>
          <w:i/>
          <w:color w:val="4F81BD"/>
          <w:sz w:val="28"/>
          <w:szCs w:val="28"/>
          <w:lang w:val="it-IT"/>
        </w:rPr>
      </w:pPr>
      <w:r w:rsidRPr="003C3093">
        <w:rPr>
          <w:color w:val="000000"/>
          <w:lang w:val="it-IT"/>
        </w:rPr>
        <w:lastRenderedPageBreak/>
        <w:br/>
      </w:r>
      <w:r>
        <w:pict w14:anchorId="7A64AA69">
          <v:rect id="_x0000_i1035" style="width:0;height:1.5pt" o:hralign="center" o:hrstd="t" o:hr="t" fillcolor="#a0a0a0" stroked="f"/>
        </w:pict>
      </w:r>
      <w:r w:rsidRPr="003C3093">
        <w:rPr>
          <w:b/>
          <w:i/>
          <w:color w:val="4F81BD"/>
          <w:sz w:val="28"/>
          <w:szCs w:val="28"/>
          <w:lang w:val="it-IT"/>
        </w:rPr>
        <w:t>A.2 Requisiti non Funzionali</w:t>
      </w:r>
    </w:p>
    <w:p w14:paraId="000000BC" w14:textId="77777777" w:rsidR="001A30D1" w:rsidRPr="003C3093" w:rsidRDefault="00025883">
      <w:pPr>
        <w:pStyle w:val="Title"/>
        <w:spacing w:line="360" w:lineRule="auto"/>
        <w:rPr>
          <w:rFonts w:ascii="Arial" w:eastAsia="Arial" w:hAnsi="Arial" w:cs="Arial"/>
          <w:i/>
          <w:color w:val="595959"/>
          <w:sz w:val="22"/>
          <w:szCs w:val="22"/>
          <w:lang w:val="it-IT"/>
        </w:rPr>
      </w:pPr>
      <w:r>
        <w:pict w14:anchorId="1E4047F8">
          <v:rect id="_x0000_i1036" style="width:0;height:1.5pt" o:hralign="center" o:hrstd="t" o:hr="t" fillcolor="#a0a0a0" stroked="f"/>
        </w:pict>
      </w:r>
      <w:r w:rsidRPr="003C3093">
        <w:rPr>
          <w:rFonts w:ascii="Arial" w:eastAsia="Arial" w:hAnsi="Arial" w:cs="Arial"/>
          <w:i/>
          <w:color w:val="595959"/>
          <w:sz w:val="22"/>
          <w:szCs w:val="22"/>
          <w:lang w:val="it-IT"/>
        </w:rPr>
        <w:t xml:space="preserve">Listate i requisiti non funzionali </w:t>
      </w:r>
      <w:proofErr w:type="spellStart"/>
      <w:r w:rsidRPr="003C3093">
        <w:rPr>
          <w:rFonts w:ascii="Arial" w:eastAsia="Arial" w:hAnsi="Arial" w:cs="Arial"/>
          <w:i/>
          <w:color w:val="595959"/>
          <w:sz w:val="22"/>
          <w:szCs w:val="22"/>
          <w:lang w:val="it-IT"/>
        </w:rPr>
        <w:t>p</w:t>
      </w:r>
      <w:sdt>
        <w:sdtPr>
          <w:tag w:val="goog_rdk_67"/>
          <w:id w:val="672768207"/>
        </w:sdtPr>
        <w:sdtEndPr/>
        <w:sdtContent>
          <w:ins w:id="61" w:author="Davide Ricci" w:date="2019-12-14T16:04:00Z">
            <w:r w:rsidRPr="003C3093">
              <w:rPr>
                <w:rFonts w:ascii="Arial" w:eastAsia="Arial" w:hAnsi="Arial" w:cs="Arial"/>
                <w:i/>
                <w:color w:val="595959"/>
                <w:sz w:val="22"/>
                <w:szCs w:val="22"/>
                <w:lang w:val="it-IT"/>
              </w:rPr>
              <w:t>ù</w:t>
            </w:r>
          </w:ins>
          <w:proofErr w:type="spellEnd"/>
        </w:sdtContent>
      </w:sdt>
      <w:sdt>
        <w:sdtPr>
          <w:tag w:val="goog_rdk_68"/>
          <w:id w:val="-1771542979"/>
        </w:sdtPr>
        <w:sdtEndPr/>
        <w:sdtContent>
          <w:del w:id="62" w:author="Davide Ricci" w:date="2019-12-14T16:04:00Z">
            <w:r w:rsidRPr="003C3093">
              <w:rPr>
                <w:rFonts w:ascii="Arial" w:eastAsia="Arial" w:hAnsi="Arial" w:cs="Arial"/>
                <w:i/>
                <w:color w:val="595959"/>
                <w:sz w:val="22"/>
                <w:szCs w:val="22"/>
                <w:lang w:val="it-IT"/>
              </w:rPr>
              <w:delText>iu</w:delText>
            </w:r>
          </w:del>
        </w:sdtContent>
      </w:sdt>
      <w:r w:rsidRPr="003C3093">
        <w:rPr>
          <w:rFonts w:ascii="Arial" w:eastAsia="Arial" w:hAnsi="Arial" w:cs="Arial"/>
          <w:i/>
          <w:color w:val="595959"/>
          <w:sz w:val="22"/>
          <w:szCs w:val="22"/>
          <w:lang w:val="it-IT"/>
        </w:rPr>
        <w:t>’ important</w:t>
      </w:r>
      <w:sdt>
        <w:sdtPr>
          <w:tag w:val="goog_rdk_69"/>
          <w:id w:val="2016188009"/>
        </w:sdtPr>
        <w:sdtEndPr/>
        <w:sdtContent>
          <w:ins w:id="63" w:author="Davide Ricci" w:date="2019-12-14T16:04:00Z">
            <w:r w:rsidRPr="003C3093">
              <w:rPr>
                <w:rFonts w:ascii="Arial" w:eastAsia="Arial" w:hAnsi="Arial" w:cs="Arial"/>
                <w:i/>
                <w:color w:val="595959"/>
                <w:sz w:val="22"/>
                <w:szCs w:val="22"/>
                <w:lang w:val="it-IT"/>
              </w:rPr>
              <w:t>i</w:t>
            </w:r>
          </w:ins>
        </w:sdtContent>
      </w:sdt>
      <w:r w:rsidRPr="003C3093">
        <w:rPr>
          <w:rFonts w:ascii="Arial" w:eastAsia="Arial" w:hAnsi="Arial" w:cs="Arial"/>
          <w:i/>
          <w:color w:val="595959"/>
          <w:sz w:val="22"/>
          <w:szCs w:val="22"/>
          <w:lang w:val="it-IT"/>
        </w:rPr>
        <w:t xml:space="preserve"> per il vostro Sistema</w:t>
      </w:r>
      <w:r>
        <w:pict w14:anchorId="2FD82356">
          <v:rect id="_x0000_i1037" style="width:0;height:1.5pt" o:hralign="center" o:hrstd="t" o:hr="t" fillcolor="#a0a0a0" stroked="f"/>
        </w:pict>
      </w:r>
    </w:p>
    <w:p w14:paraId="000000BD" w14:textId="77777777" w:rsidR="001A30D1" w:rsidRPr="003C3093" w:rsidRDefault="00025883">
      <w:pPr>
        <w:rPr>
          <w:lang w:val="it-IT"/>
        </w:rPr>
      </w:pPr>
      <w:proofErr w:type="spellStart"/>
      <w:r w:rsidRPr="003C3093">
        <w:rPr>
          <w:b/>
          <w:lang w:val="it-IT"/>
        </w:rPr>
        <w:t>Usability</w:t>
      </w:r>
      <w:proofErr w:type="spellEnd"/>
      <w:r w:rsidRPr="003C3093">
        <w:rPr>
          <w:b/>
          <w:lang w:val="it-IT"/>
        </w:rPr>
        <w:t xml:space="preserve">: </w:t>
      </w:r>
      <w:r w:rsidRPr="003C3093">
        <w:rPr>
          <w:lang w:val="it-IT"/>
        </w:rPr>
        <w:t xml:space="preserve">Le seguenti operazioni devono essere gestite tramite </w:t>
      </w:r>
      <w:proofErr w:type="spellStart"/>
      <w:r w:rsidRPr="003C3093">
        <w:rPr>
          <w:lang w:val="it-IT"/>
        </w:rPr>
        <w:t>viewer</w:t>
      </w:r>
      <w:proofErr w:type="spellEnd"/>
      <w:r w:rsidRPr="003C3093">
        <w:rPr>
          <w:lang w:val="it-IT"/>
        </w:rPr>
        <w:t xml:space="preserve"> interno della piattaforma:</w:t>
      </w:r>
    </w:p>
    <w:p w14:paraId="000000BE" w14:textId="77777777" w:rsidR="001A30D1" w:rsidRPr="003C3093" w:rsidRDefault="00025883">
      <w:pPr>
        <w:numPr>
          <w:ilvl w:val="0"/>
          <w:numId w:val="1"/>
        </w:numPr>
        <w:rPr>
          <w:color w:val="000000"/>
          <w:lang w:val="it-IT"/>
        </w:rPr>
      </w:pPr>
      <w:r w:rsidRPr="003C3093">
        <w:rPr>
          <w:lang w:val="it-IT"/>
        </w:rPr>
        <w:t>caricamento dei file caricato in formato PDF, immagini, video, link materiale presente online (da social media o altri portali).</w:t>
      </w:r>
    </w:p>
    <w:p w14:paraId="000000BF" w14:textId="77777777" w:rsidR="001A30D1" w:rsidRDefault="00025883">
      <w:pPr>
        <w:numPr>
          <w:ilvl w:val="0"/>
          <w:numId w:val="1"/>
        </w:numPr>
        <w:rPr>
          <w:color w:val="000000"/>
        </w:rPr>
      </w:pPr>
      <w:proofErr w:type="spellStart"/>
      <w:r>
        <w:t>modifica</w:t>
      </w:r>
      <w:proofErr w:type="spellEnd"/>
      <w:r>
        <w:t xml:space="preserve"> del </w:t>
      </w:r>
      <w:proofErr w:type="spellStart"/>
      <w:r>
        <w:t>documento</w:t>
      </w:r>
      <w:proofErr w:type="spellEnd"/>
      <w:r>
        <w:t xml:space="preserve"> </w:t>
      </w:r>
      <w:proofErr w:type="spellStart"/>
      <w:r>
        <w:t>caricato</w:t>
      </w:r>
      <w:proofErr w:type="spellEnd"/>
    </w:p>
    <w:p w14:paraId="000000C0" w14:textId="77777777" w:rsidR="001A30D1" w:rsidRDefault="00025883">
      <w:pPr>
        <w:numPr>
          <w:ilvl w:val="0"/>
          <w:numId w:val="1"/>
        </w:numPr>
        <w:rPr>
          <w:color w:val="000000"/>
        </w:rPr>
      </w:pPr>
      <w:proofErr w:type="spellStart"/>
      <w:r>
        <w:t>visione</w:t>
      </w:r>
      <w:proofErr w:type="spellEnd"/>
      <w:r>
        <w:t xml:space="preserve"> </w:t>
      </w:r>
      <w:r>
        <w:t xml:space="preserve">di un </w:t>
      </w:r>
      <w:proofErr w:type="spellStart"/>
      <w:r>
        <w:t>documento</w:t>
      </w:r>
      <w:proofErr w:type="spellEnd"/>
    </w:p>
    <w:p w14:paraId="000000C1" w14:textId="77777777" w:rsidR="001A30D1" w:rsidRPr="003C3093" w:rsidRDefault="00025883">
      <w:pPr>
        <w:numPr>
          <w:ilvl w:val="0"/>
          <w:numId w:val="1"/>
        </w:numPr>
        <w:rPr>
          <w:color w:val="000000"/>
          <w:lang w:val="it-IT"/>
        </w:rPr>
      </w:pPr>
      <w:r w:rsidRPr="003C3093">
        <w:rPr>
          <w:lang w:val="it-IT"/>
        </w:rPr>
        <w:t>operazioni aggiuntive come la funzionalità OCR e generazione PDF da partire da foto dei propri appunti.</w:t>
      </w:r>
    </w:p>
    <w:p w14:paraId="000000C2" w14:textId="77777777" w:rsidR="001A30D1" w:rsidRPr="003C3093" w:rsidRDefault="00025883">
      <w:pPr>
        <w:rPr>
          <w:lang w:val="it-IT"/>
        </w:rPr>
      </w:pPr>
      <w:r w:rsidRPr="003C3093">
        <w:rPr>
          <w:lang w:val="it-IT"/>
        </w:rPr>
        <w:t>Il sistema deve inoltre semplificare il sistema di registrazione, ricerca e visione dei documenti e recensione dei documenti disponibili</w:t>
      </w:r>
      <w:r w:rsidRPr="003C3093">
        <w:rPr>
          <w:lang w:val="it-IT"/>
        </w:rPr>
        <w:t xml:space="preserve"> tramite un’interfaccia grafica, strumenti di categorizzazione dei documenti e di ricerca intelligente (che, ad esempio, mostrerà all’utente i risultati in base all’università di appartenenza). Verrà inoltre richiesto all’utente, nel momento del caricament</w:t>
      </w:r>
      <w:r w:rsidRPr="003C3093">
        <w:rPr>
          <w:lang w:val="it-IT"/>
        </w:rPr>
        <w:t>o, di compilare un modulo che renda identificabili e filtrabili i propri appunti nel motore di ricerca.</w:t>
      </w:r>
      <w:r w:rsidRPr="003C3093">
        <w:rPr>
          <w:lang w:val="it-IT"/>
        </w:rPr>
        <w:br/>
        <w:t xml:space="preserve">Infine, a supporto del sistema di </w:t>
      </w:r>
      <w:proofErr w:type="spellStart"/>
      <w:r w:rsidRPr="003C3093">
        <w:rPr>
          <w:lang w:val="it-IT"/>
        </w:rPr>
        <w:t>gamification</w:t>
      </w:r>
      <w:proofErr w:type="spellEnd"/>
      <w:r w:rsidRPr="003C3093">
        <w:rPr>
          <w:lang w:val="it-IT"/>
        </w:rPr>
        <w:t>, il sistema deve permettere di poter spendere punti, visionare la propria posizione nella graduatoria e l</w:t>
      </w:r>
      <w:r w:rsidRPr="003C3093">
        <w:rPr>
          <w:lang w:val="it-IT"/>
        </w:rPr>
        <w:t>e proprie statistiche in maniera semplice tramite un’interfaccia grafica.</w:t>
      </w:r>
    </w:p>
    <w:p w14:paraId="000000C3" w14:textId="77777777" w:rsidR="001A30D1" w:rsidRPr="003C3093" w:rsidRDefault="001A30D1">
      <w:pPr>
        <w:rPr>
          <w:lang w:val="it-IT"/>
        </w:rPr>
      </w:pPr>
    </w:p>
    <w:p w14:paraId="000000C4" w14:textId="77777777" w:rsidR="001A30D1" w:rsidRPr="003C3093" w:rsidRDefault="00025883">
      <w:pPr>
        <w:rPr>
          <w:lang w:val="it-IT"/>
        </w:rPr>
      </w:pPr>
      <w:r w:rsidRPr="003C3093">
        <w:rPr>
          <w:b/>
          <w:lang w:val="it-IT"/>
        </w:rPr>
        <w:t xml:space="preserve">Reliability: </w:t>
      </w:r>
      <w:r w:rsidRPr="003C3093">
        <w:rPr>
          <w:lang w:val="it-IT"/>
        </w:rPr>
        <w:t>Il sistema deve poter essere utilizzato anche con enormi moli di contenuti evitando crash per fare questo si appoggia a server esterni che estenderà in base alle esigen</w:t>
      </w:r>
      <w:r w:rsidRPr="003C3093">
        <w:rPr>
          <w:lang w:val="it-IT"/>
        </w:rPr>
        <w:t xml:space="preserve">ze oltre che ad usare server interni per i dati sensibili degli utenti. </w:t>
      </w:r>
    </w:p>
    <w:p w14:paraId="000000C5" w14:textId="77777777" w:rsidR="001A30D1" w:rsidRPr="003C3093" w:rsidRDefault="001A30D1">
      <w:pPr>
        <w:rPr>
          <w:lang w:val="it-IT"/>
        </w:rPr>
      </w:pPr>
    </w:p>
    <w:p w14:paraId="000000C6" w14:textId="77777777" w:rsidR="001A30D1" w:rsidRPr="003C3093" w:rsidRDefault="00025883">
      <w:pPr>
        <w:rPr>
          <w:lang w:val="it-IT"/>
        </w:rPr>
      </w:pPr>
      <w:r w:rsidRPr="003C3093">
        <w:rPr>
          <w:b/>
          <w:lang w:val="it-IT"/>
        </w:rPr>
        <w:t>Performance</w:t>
      </w:r>
      <w:r w:rsidRPr="003C3093">
        <w:rPr>
          <w:lang w:val="it-IT"/>
        </w:rPr>
        <w:t>: Il sistema dovrà rispondere ai seguenti requisiti:</w:t>
      </w:r>
    </w:p>
    <w:p w14:paraId="000000C7" w14:textId="77777777" w:rsidR="001A30D1" w:rsidRPr="003C3093" w:rsidRDefault="00025883">
      <w:pPr>
        <w:numPr>
          <w:ilvl w:val="0"/>
          <w:numId w:val="7"/>
        </w:numPr>
        <w:rPr>
          <w:color w:val="000000"/>
          <w:lang w:val="it-IT"/>
        </w:rPr>
      </w:pPr>
      <w:r w:rsidRPr="003C3093">
        <w:rPr>
          <w:lang w:val="it-IT"/>
        </w:rPr>
        <w:t xml:space="preserve">la ricerca di un documento deve avvenire entro </w:t>
      </w:r>
      <w:sdt>
        <w:sdtPr>
          <w:tag w:val="goog_rdk_70"/>
          <w:id w:val="150338528"/>
        </w:sdtPr>
        <w:sdtEndPr/>
        <w:sdtContent>
          <w:ins w:id="64" w:author="Davide Ricci" w:date="2019-12-14T16:06:00Z">
            <w:r w:rsidRPr="003C3093">
              <w:rPr>
                <w:lang w:val="it-IT"/>
              </w:rPr>
              <w:t>1</w:t>
            </w:r>
          </w:ins>
        </w:sdtContent>
      </w:sdt>
      <w:r w:rsidRPr="003C3093">
        <w:rPr>
          <w:lang w:val="it-IT"/>
        </w:rPr>
        <w:t>500msec</w:t>
      </w:r>
    </w:p>
    <w:sdt>
      <w:sdtPr>
        <w:tag w:val="goog_rdk_72"/>
        <w:id w:val="-1036890178"/>
      </w:sdtPr>
      <w:sdtEndPr/>
      <w:sdtContent>
        <w:p w14:paraId="000000C8" w14:textId="77777777" w:rsidR="001A30D1" w:rsidRPr="003C3093" w:rsidRDefault="00025883">
          <w:pPr>
            <w:numPr>
              <w:ilvl w:val="0"/>
              <w:numId w:val="7"/>
            </w:numPr>
            <w:rPr>
              <w:del w:id="65" w:author="Davide Ricci" w:date="2019-12-14T16:09:00Z"/>
              <w:color w:val="000000"/>
              <w:lang w:val="it-IT"/>
            </w:rPr>
          </w:pPr>
          <w:r w:rsidRPr="003C3093">
            <w:rPr>
              <w:lang w:val="it-IT"/>
            </w:rPr>
            <w:t>I sistemi di supporto vocale, di OCR e di generazione di PDF</w:t>
          </w:r>
          <w:r w:rsidRPr="003C3093">
            <w:rPr>
              <w:lang w:val="it-IT"/>
            </w:rPr>
            <w:t xml:space="preserve"> a partire da immagini devono garantire un’intelligenza tale da non rovinare l’esperienza di navigazione non comprendendo determinate richieste o determinati testi. </w:t>
          </w:r>
          <w:sdt>
            <w:sdtPr>
              <w:tag w:val="goog_rdk_71"/>
              <w:id w:val="813215647"/>
            </w:sdtPr>
            <w:sdtEndPr/>
            <w:sdtContent>
              <w:del w:id="66" w:author="Davide Ricci" w:date="2019-12-14T16:09:00Z">
                <w:r w:rsidRPr="003C3093">
                  <w:rPr>
                    <w:lang w:val="it-IT"/>
                  </w:rPr>
                  <w:delText>Tale funzionalità dovrà inoltre supportare l’utilizzo per le più importanti lingue stranier</w:delText>
                </w:r>
                <w:r w:rsidRPr="003C3093">
                  <w:rPr>
                    <w:lang w:val="it-IT"/>
                  </w:rPr>
                  <w:delText>e (quali l’inglese e lo spagnolo).</w:delText>
                </w:r>
              </w:del>
            </w:sdtContent>
          </w:sdt>
        </w:p>
      </w:sdtContent>
    </w:sdt>
    <w:p w14:paraId="000000C9" w14:textId="77777777" w:rsidR="001A30D1" w:rsidRPr="003C3093" w:rsidRDefault="00025883">
      <w:pPr>
        <w:numPr>
          <w:ilvl w:val="0"/>
          <w:numId w:val="7"/>
        </w:numPr>
        <w:rPr>
          <w:color w:val="000000"/>
          <w:lang w:val="it-IT"/>
        </w:rPr>
      </w:pPr>
      <w:r w:rsidRPr="003C3093">
        <w:rPr>
          <w:lang w:val="it-IT"/>
        </w:rPr>
        <w:t>Il sistema deve essere in grado di calcolare le statistiche di un utente e la graduatoria degli utenti più collaborativi in tempo reale.</w:t>
      </w:r>
    </w:p>
    <w:p w14:paraId="000000CA" w14:textId="77777777" w:rsidR="001A30D1" w:rsidRPr="003C3093" w:rsidRDefault="001A30D1">
      <w:pPr>
        <w:rPr>
          <w:b/>
          <w:lang w:val="it-IT"/>
        </w:rPr>
      </w:pPr>
    </w:p>
    <w:p w14:paraId="000000CB" w14:textId="77777777" w:rsidR="001A30D1" w:rsidRPr="003C3093" w:rsidRDefault="00025883">
      <w:pPr>
        <w:rPr>
          <w:lang w:val="it-IT"/>
        </w:rPr>
      </w:pPr>
      <w:r w:rsidRPr="003C3093">
        <w:rPr>
          <w:b/>
          <w:lang w:val="it-IT"/>
        </w:rPr>
        <w:t>Space</w:t>
      </w:r>
      <w:r w:rsidRPr="003C3093">
        <w:rPr>
          <w:lang w:val="it-IT"/>
        </w:rPr>
        <w:t>: il sistema dovrà rispondere ai seguenti requisiti:</w:t>
      </w:r>
    </w:p>
    <w:p w14:paraId="000000CC" w14:textId="77777777" w:rsidR="001A30D1" w:rsidRPr="003C3093" w:rsidRDefault="00025883">
      <w:pPr>
        <w:numPr>
          <w:ilvl w:val="0"/>
          <w:numId w:val="4"/>
        </w:numPr>
        <w:rPr>
          <w:color w:val="000000"/>
          <w:lang w:val="it-IT"/>
        </w:rPr>
      </w:pPr>
      <w:r w:rsidRPr="003C3093">
        <w:rPr>
          <w:lang w:val="it-IT"/>
        </w:rPr>
        <w:t>Nei documenti caricati tramite link, il file non risiederà n</w:t>
      </w:r>
      <w:r w:rsidRPr="003C3093">
        <w:rPr>
          <w:lang w:val="it-IT"/>
        </w:rPr>
        <w:t>el nostro server</w:t>
      </w:r>
    </w:p>
    <w:p w14:paraId="000000CD" w14:textId="77777777" w:rsidR="001A30D1" w:rsidRPr="003C3093" w:rsidRDefault="00025883">
      <w:pPr>
        <w:numPr>
          <w:ilvl w:val="0"/>
          <w:numId w:val="4"/>
        </w:numPr>
        <w:rPr>
          <w:color w:val="000000"/>
          <w:lang w:val="it-IT"/>
        </w:rPr>
      </w:pPr>
      <w:r w:rsidRPr="003C3093">
        <w:rPr>
          <w:lang w:val="it-IT"/>
        </w:rPr>
        <w:lastRenderedPageBreak/>
        <w:t>La grandezza dei file caricati dagli utenti dovrà essere minore di una certa quantità in base al tipo del file.</w:t>
      </w:r>
    </w:p>
    <w:p w14:paraId="000000CE" w14:textId="77777777" w:rsidR="001A30D1" w:rsidRPr="003C3093" w:rsidRDefault="00025883">
      <w:pPr>
        <w:numPr>
          <w:ilvl w:val="0"/>
          <w:numId w:val="4"/>
        </w:numPr>
        <w:rPr>
          <w:rFonts w:ascii="Arial" w:eastAsia="Arial" w:hAnsi="Arial" w:cs="Arial"/>
          <w:color w:val="000000"/>
          <w:lang w:val="it-IT"/>
        </w:rPr>
      </w:pPr>
      <w:r w:rsidRPr="003C3093">
        <w:rPr>
          <w:lang w:val="it-IT"/>
        </w:rPr>
        <w:t>la dimensione degli appunti caricati deve essere limitata per non risultare troppo pesante per il server.</w:t>
      </w:r>
    </w:p>
    <w:p w14:paraId="000000CF" w14:textId="77777777" w:rsidR="001A30D1" w:rsidRPr="003C3093" w:rsidRDefault="001A30D1">
      <w:pPr>
        <w:rPr>
          <w:b/>
          <w:lang w:val="it-IT"/>
        </w:rPr>
      </w:pPr>
    </w:p>
    <w:p w14:paraId="000000D0" w14:textId="77777777" w:rsidR="001A30D1" w:rsidRPr="003C3093" w:rsidRDefault="00025883">
      <w:pPr>
        <w:rPr>
          <w:rFonts w:ascii="Calibri" w:eastAsia="Calibri" w:hAnsi="Calibri" w:cs="Calibri"/>
          <w:b/>
          <w:lang w:val="it-IT"/>
        </w:rPr>
      </w:pPr>
      <w:proofErr w:type="spellStart"/>
      <w:r w:rsidRPr="003C3093">
        <w:rPr>
          <w:b/>
          <w:lang w:val="it-IT"/>
        </w:rPr>
        <w:t>Aviability</w:t>
      </w:r>
      <w:proofErr w:type="spellEnd"/>
      <w:r w:rsidRPr="003C3093">
        <w:rPr>
          <w:lang w:val="it-IT"/>
        </w:rPr>
        <w:t>: il siste</w:t>
      </w:r>
      <w:r w:rsidRPr="003C3093">
        <w:rPr>
          <w:lang w:val="it-IT"/>
        </w:rPr>
        <w:t xml:space="preserve">ma per i server interni dovrà garantire le proprietà </w:t>
      </w:r>
      <w:proofErr w:type="spellStart"/>
      <w:r w:rsidRPr="003C3093">
        <w:rPr>
          <w:lang w:val="it-IT"/>
        </w:rPr>
        <w:t>ACID.</w:t>
      </w:r>
      <w:r w:rsidRPr="003C3093">
        <w:rPr>
          <w:rFonts w:ascii="Calibri" w:eastAsia="Calibri" w:hAnsi="Calibri" w:cs="Calibri"/>
          <w:lang w:val="it-IT"/>
        </w:rPr>
        <w:t>Il</w:t>
      </w:r>
      <w:proofErr w:type="spellEnd"/>
      <w:r w:rsidRPr="003C3093">
        <w:rPr>
          <w:rFonts w:ascii="Calibri" w:eastAsia="Calibri" w:hAnsi="Calibri" w:cs="Calibri"/>
          <w:lang w:val="it-IT"/>
        </w:rPr>
        <w:t xml:space="preserve"> sistema deve poter gestire almeno 200.000 studenti che dovranno potersi scambiare almeno 5.000.000 di appunti e </w:t>
      </w:r>
      <w:proofErr w:type="spellStart"/>
      <w:proofErr w:type="gramStart"/>
      <w:r w:rsidRPr="003C3093">
        <w:rPr>
          <w:rFonts w:ascii="Calibri" w:eastAsia="Calibri" w:hAnsi="Calibri" w:cs="Calibri"/>
          <w:lang w:val="it-IT"/>
        </w:rPr>
        <w:t>documenti.Il</w:t>
      </w:r>
      <w:proofErr w:type="spellEnd"/>
      <w:proofErr w:type="gramEnd"/>
      <w:r w:rsidRPr="003C3093">
        <w:rPr>
          <w:rFonts w:ascii="Calibri" w:eastAsia="Calibri" w:hAnsi="Calibri" w:cs="Calibri"/>
          <w:lang w:val="it-IT"/>
        </w:rPr>
        <w:t xml:space="preserve"> sistema deve evitare rallentamenti o crash anche sotto una grande mole</w:t>
      </w:r>
      <w:r w:rsidRPr="003C3093">
        <w:rPr>
          <w:rFonts w:ascii="Calibri" w:eastAsia="Calibri" w:hAnsi="Calibri" w:cs="Calibri"/>
          <w:lang w:val="it-IT"/>
        </w:rPr>
        <w:t xml:space="preserve"> di lavoro.</w:t>
      </w:r>
    </w:p>
    <w:p w14:paraId="000000D1" w14:textId="77777777" w:rsidR="001A30D1" w:rsidRPr="003C3093" w:rsidRDefault="001A30D1">
      <w:pPr>
        <w:rPr>
          <w:b/>
          <w:lang w:val="it-IT"/>
        </w:rPr>
      </w:pPr>
    </w:p>
    <w:p w14:paraId="000000D2" w14:textId="77777777" w:rsidR="001A30D1" w:rsidRPr="003C3093" w:rsidRDefault="00025883">
      <w:pPr>
        <w:rPr>
          <w:lang w:val="it-IT"/>
        </w:rPr>
      </w:pPr>
      <w:r w:rsidRPr="003C3093">
        <w:rPr>
          <w:b/>
          <w:lang w:val="it-IT"/>
        </w:rPr>
        <w:t>Security</w:t>
      </w:r>
      <w:r w:rsidRPr="003C3093">
        <w:rPr>
          <w:lang w:val="it-IT"/>
        </w:rPr>
        <w:t>:</w:t>
      </w:r>
      <w:r w:rsidRPr="003C3093">
        <w:rPr>
          <w:b/>
          <w:lang w:val="it-IT"/>
        </w:rPr>
        <w:t xml:space="preserve"> </w:t>
      </w:r>
      <w:r w:rsidRPr="003C3093">
        <w:rPr>
          <w:lang w:val="it-IT"/>
        </w:rPr>
        <w:t>il sistema deve garantire che i dati personali e il materiale presente sul sito non vengano persi o rapiti a causa di attacchi esterni al sistema, per fronteggiare tali attacchi si appoggerà ad un servizio esterno di cybersecurity.</w:t>
      </w:r>
    </w:p>
    <w:p w14:paraId="000000D3" w14:textId="77777777" w:rsidR="001A30D1" w:rsidRPr="003C3093" w:rsidRDefault="001A30D1">
      <w:pPr>
        <w:rPr>
          <w:b/>
          <w:lang w:val="it-IT"/>
        </w:rPr>
      </w:pPr>
    </w:p>
    <w:p w14:paraId="000000D4" w14:textId="77777777" w:rsidR="001A30D1" w:rsidRPr="003C3093" w:rsidRDefault="00025883">
      <w:pPr>
        <w:rPr>
          <w:lang w:val="it-IT"/>
        </w:rPr>
      </w:pPr>
      <w:proofErr w:type="spellStart"/>
      <w:r w:rsidRPr="003C3093">
        <w:rPr>
          <w:b/>
          <w:lang w:val="it-IT"/>
        </w:rPr>
        <w:t>Safety</w:t>
      </w:r>
      <w:proofErr w:type="spellEnd"/>
      <w:r w:rsidRPr="003C3093">
        <w:rPr>
          <w:lang w:val="it-IT"/>
        </w:rPr>
        <w:t>: il sistema deve</w:t>
      </w:r>
      <w:r w:rsidRPr="003C3093">
        <w:rPr>
          <w:lang w:val="it-IT"/>
        </w:rPr>
        <w:t xml:space="preserve"> garantire che il trattamento dei dati personali verrà fatto tramite la normativa vigente, inoltre l’utente deve essere a conoscenza di questa informazione e deve accettare il trattamento dei suoi dati. </w:t>
      </w:r>
    </w:p>
    <w:p w14:paraId="000000D5" w14:textId="77777777" w:rsidR="001A30D1" w:rsidRPr="003C3093" w:rsidRDefault="001A30D1">
      <w:pPr>
        <w:rPr>
          <w:b/>
          <w:lang w:val="it-IT"/>
        </w:rPr>
      </w:pPr>
    </w:p>
    <w:sdt>
      <w:sdtPr>
        <w:tag w:val="goog_rdk_75"/>
        <w:id w:val="-1377319038"/>
      </w:sdtPr>
      <w:sdtEndPr/>
      <w:sdtContent>
        <w:p w14:paraId="000000D6" w14:textId="77777777" w:rsidR="001A30D1" w:rsidRPr="003C3093" w:rsidRDefault="00025883">
          <w:pPr>
            <w:rPr>
              <w:ins w:id="67" w:author="Davide Ricci" w:date="2019-12-14T15:58:00Z"/>
              <w:lang w:val="it-IT"/>
            </w:rPr>
          </w:pPr>
          <w:r w:rsidRPr="003C3093">
            <w:rPr>
              <w:b/>
              <w:lang w:val="it-IT"/>
            </w:rPr>
            <w:t>Legislative</w:t>
          </w:r>
          <w:r w:rsidRPr="003C3093">
            <w:rPr>
              <w:lang w:val="it-IT"/>
            </w:rPr>
            <w:t>: La responsabilità relativa al caricame</w:t>
          </w:r>
          <w:r w:rsidRPr="003C3093">
            <w:rPr>
              <w:lang w:val="it-IT"/>
            </w:rPr>
            <w:t>nto di documenti protetti da copyright è a carico dell’utente</w:t>
          </w:r>
          <w:sdt>
            <w:sdtPr>
              <w:tag w:val="goog_rdk_73"/>
              <w:id w:val="-1920012311"/>
            </w:sdtPr>
            <w:sdtEndPr/>
            <w:sdtContent>
              <w:ins w:id="68" w:author="Davide Ricci" w:date="2019-12-14T15:57:00Z">
                <w:r w:rsidRPr="003C3093">
                  <w:rPr>
                    <w:lang w:val="it-IT"/>
                  </w:rPr>
                  <w:t xml:space="preserve"> stesso</w:t>
                </w:r>
              </w:ins>
            </w:sdtContent>
          </w:sdt>
          <w:r w:rsidRPr="003C3093">
            <w:rPr>
              <w:lang w:val="it-IT"/>
            </w:rPr>
            <w:t>; nei documenti caricati tramite link devono essere obbligatoriamente specificate la fonte e il tipo di diritto d’autore. I file sotto copyright possono essere caricati solamente mediant</w:t>
          </w:r>
          <w:r w:rsidRPr="003C3093">
            <w:rPr>
              <w:lang w:val="it-IT"/>
            </w:rPr>
            <w:t>e un’autorizzazione.</w:t>
          </w:r>
          <w:r w:rsidRPr="003C3093">
            <w:rPr>
              <w:lang w:val="it-IT"/>
            </w:rPr>
            <w:br/>
            <w:t>Inoltre per i file sotto copyright che sono stati caricati sotto autorizzazione non si possono modificare dati quali la citazione delle fonti ed il tipo di diritto d’autore. Tale regolamento vale anche per file caricati tramite le funz</w:t>
          </w:r>
          <w:r w:rsidRPr="003C3093">
            <w:rPr>
              <w:lang w:val="it-IT"/>
            </w:rPr>
            <w:t>ionalità di OCR e generazione PDF a partire da foto.</w:t>
          </w:r>
          <w:r w:rsidRPr="003C3093">
            <w:rPr>
              <w:lang w:val="it-IT"/>
            </w:rPr>
            <w:br/>
            <w:t>Infine il sistema deve garantire un metodo di pagamento sicuro ed affidabile eventualmente appoggiandosi ad un servizio di pagamento esterno.</w:t>
          </w:r>
          <w:sdt>
            <w:sdtPr>
              <w:tag w:val="goog_rdk_74"/>
              <w:id w:val="621576931"/>
            </w:sdtPr>
            <w:sdtEndPr/>
            <w:sdtContent/>
          </w:sdt>
        </w:p>
      </w:sdtContent>
    </w:sdt>
    <w:p w14:paraId="000000D7" w14:textId="77777777" w:rsidR="001A30D1" w:rsidRPr="003C3093" w:rsidRDefault="001A30D1">
      <w:pPr>
        <w:rPr>
          <w:lang w:val="it-IT"/>
        </w:rPr>
      </w:pPr>
    </w:p>
    <w:p w14:paraId="000000D8" w14:textId="77777777" w:rsidR="001A30D1" w:rsidRDefault="00025883">
      <w:sdt>
        <w:sdtPr>
          <w:tag w:val="goog_rdk_76"/>
          <w:id w:val="662207433"/>
        </w:sdtPr>
        <w:sdtEndPr/>
        <w:sdtContent>
          <w:commentRangeStart w:id="69"/>
        </w:sdtContent>
      </w:sdt>
    </w:p>
    <w:commentRangeEnd w:id="69"/>
    <w:p w14:paraId="000000D9" w14:textId="77777777" w:rsidR="001A30D1" w:rsidRPr="003C3093" w:rsidRDefault="00025883">
      <w:pPr>
        <w:pStyle w:val="Title"/>
        <w:spacing w:line="360" w:lineRule="auto"/>
        <w:rPr>
          <w:b/>
          <w:i/>
          <w:color w:val="4F81BD"/>
          <w:sz w:val="28"/>
          <w:szCs w:val="28"/>
          <w:lang w:val="it-IT"/>
        </w:rPr>
      </w:pPr>
      <w:r>
        <w:commentReference w:id="69"/>
      </w:r>
      <w:r>
        <w:pict w14:anchorId="3520581D">
          <v:rect id="_x0000_i1038" style="width:0;height:1.5pt" o:hralign="center" o:hrstd="t" o:hr="t" fillcolor="#a0a0a0" stroked="f"/>
        </w:pict>
      </w:r>
      <w:r w:rsidRPr="003C3093">
        <w:rPr>
          <w:b/>
          <w:i/>
          <w:color w:val="4F81BD"/>
          <w:sz w:val="28"/>
          <w:szCs w:val="28"/>
          <w:lang w:val="it-IT"/>
        </w:rPr>
        <w:t>A.3 Scenari d’uso dettagliati</w:t>
      </w:r>
    </w:p>
    <w:p w14:paraId="000000DA" w14:textId="77777777" w:rsidR="001A30D1" w:rsidRPr="003C3093" w:rsidRDefault="00025883">
      <w:pPr>
        <w:pStyle w:val="Title"/>
        <w:spacing w:line="360" w:lineRule="auto"/>
        <w:rPr>
          <w:rFonts w:ascii="Arial" w:eastAsia="Arial" w:hAnsi="Arial" w:cs="Arial"/>
          <w:i/>
          <w:color w:val="595959"/>
          <w:sz w:val="22"/>
          <w:szCs w:val="22"/>
          <w:lang w:val="it-IT"/>
        </w:rPr>
      </w:pPr>
      <w:r>
        <w:pict w14:anchorId="69F790C8">
          <v:rect id="_x0000_i1039" style="width:0;height:1.5pt" o:hralign="center" o:hrstd="t" o:hr="t" fillcolor="#a0a0a0" stroked="f"/>
        </w:pict>
      </w:r>
      <w:r w:rsidRPr="003C3093">
        <w:rPr>
          <w:rFonts w:ascii="Arial" w:eastAsia="Arial" w:hAnsi="Arial" w:cs="Arial"/>
          <w:i/>
          <w:color w:val="595959"/>
          <w:sz w:val="22"/>
          <w:szCs w:val="22"/>
          <w:lang w:val="it-IT"/>
        </w:rPr>
        <w:t xml:space="preserve">Descrivete gli scenari </w:t>
      </w:r>
      <w:proofErr w:type="spellStart"/>
      <w:r w:rsidRPr="003C3093">
        <w:rPr>
          <w:rFonts w:ascii="Arial" w:eastAsia="Arial" w:hAnsi="Arial" w:cs="Arial"/>
          <w:i/>
          <w:color w:val="595959"/>
          <w:sz w:val="22"/>
          <w:szCs w:val="22"/>
          <w:lang w:val="it-IT"/>
        </w:rPr>
        <w:t>piu’</w:t>
      </w:r>
      <w:proofErr w:type="spellEnd"/>
      <w:r w:rsidRPr="003C3093">
        <w:rPr>
          <w:rFonts w:ascii="Arial" w:eastAsia="Arial" w:hAnsi="Arial" w:cs="Arial"/>
          <w:i/>
          <w:color w:val="595959"/>
          <w:sz w:val="22"/>
          <w:szCs w:val="22"/>
          <w:lang w:val="it-IT"/>
        </w:rPr>
        <w:t xml:space="preserve"> comuni, </w:t>
      </w:r>
      <w:proofErr w:type="spellStart"/>
      <w:r w:rsidRPr="003C3093">
        <w:rPr>
          <w:rFonts w:ascii="Arial" w:eastAsia="Arial" w:hAnsi="Arial" w:cs="Arial"/>
          <w:i/>
          <w:color w:val="595959"/>
          <w:sz w:val="22"/>
          <w:szCs w:val="22"/>
          <w:lang w:val="it-IT"/>
        </w:rPr>
        <w:t>piu’</w:t>
      </w:r>
      <w:proofErr w:type="spellEnd"/>
      <w:r w:rsidRPr="003C3093">
        <w:rPr>
          <w:rFonts w:ascii="Arial" w:eastAsia="Arial" w:hAnsi="Arial" w:cs="Arial"/>
          <w:i/>
          <w:color w:val="595959"/>
          <w:sz w:val="22"/>
          <w:szCs w:val="22"/>
          <w:lang w:val="it-IT"/>
        </w:rPr>
        <w:t xml:space="preserve"> interessanti, o </w:t>
      </w:r>
      <w:proofErr w:type="spellStart"/>
      <w:r w:rsidRPr="003C3093">
        <w:rPr>
          <w:rFonts w:ascii="Arial" w:eastAsia="Arial" w:hAnsi="Arial" w:cs="Arial"/>
          <w:i/>
          <w:color w:val="595959"/>
          <w:sz w:val="22"/>
          <w:szCs w:val="22"/>
          <w:lang w:val="it-IT"/>
        </w:rPr>
        <w:t>piu’</w:t>
      </w:r>
      <w:proofErr w:type="spellEnd"/>
      <w:r w:rsidRPr="003C3093">
        <w:rPr>
          <w:rFonts w:ascii="Arial" w:eastAsia="Arial" w:hAnsi="Arial" w:cs="Arial"/>
          <w:i/>
          <w:color w:val="595959"/>
          <w:sz w:val="22"/>
          <w:szCs w:val="22"/>
          <w:lang w:val="it-IT"/>
        </w:rPr>
        <w:t xml:space="preserve"> complicati d’uso dei vostri servizi</w:t>
      </w:r>
      <w:r>
        <w:pict w14:anchorId="4B228209">
          <v:rect id="_x0000_i1040" style="width:0;height:1.5pt" o:hralign="center" o:hrstd="t" o:hr="t" fillcolor="#a0a0a0" stroked="f"/>
        </w:pict>
      </w:r>
    </w:p>
    <w:sdt>
      <w:sdtPr>
        <w:tag w:val="goog_rdk_80"/>
        <w:id w:val="-163712232"/>
      </w:sdtPr>
      <w:sdtEndPr/>
      <w:sdtContent>
        <w:p w14:paraId="000000DB" w14:textId="77777777" w:rsidR="001A30D1" w:rsidRPr="003C3093" w:rsidRDefault="00025883">
          <w:pPr>
            <w:numPr>
              <w:ilvl w:val="0"/>
              <w:numId w:val="5"/>
            </w:numPr>
            <w:rPr>
              <w:color w:val="000000"/>
              <w:lang w:val="it-IT"/>
            </w:rPr>
          </w:pPr>
          <w:sdt>
            <w:sdtPr>
              <w:tag w:val="goog_rdk_78"/>
              <w:id w:val="128136795"/>
            </w:sdtPr>
            <w:sdtEndPr/>
            <w:sdtContent>
              <w:ins w:id="70" w:author="Davide Ricci" w:date="2019-12-15T17:21:00Z">
                <w:r w:rsidRPr="003C3093">
                  <w:rPr>
                    <w:rFonts w:ascii="Arial" w:eastAsia="Arial" w:hAnsi="Arial" w:cs="Arial"/>
                    <w:i/>
                    <w:color w:val="595959"/>
                    <w:sz w:val="22"/>
                    <w:szCs w:val="22"/>
                    <w:lang w:val="it-IT"/>
                  </w:rPr>
                  <w:t>Alla registrazione l’utente riceverà un’e-mail con un link di conferma.</w:t>
                </w:r>
              </w:ins>
            </w:sdtContent>
          </w:sdt>
          <w:sdt>
            <w:sdtPr>
              <w:tag w:val="goog_rdk_79"/>
              <w:id w:val="-2069094073"/>
            </w:sdtPr>
            <w:sdtEndPr/>
            <w:sdtContent>
              <w:del w:id="71" w:author="Davide Ricci" w:date="2019-12-15T17:21:00Z">
                <w:r w:rsidRPr="003C3093">
                  <w:rPr>
                    <w:lang w:val="it-IT"/>
                  </w:rPr>
                  <w:delText>l’utente si registra</w:delText>
                </w:r>
              </w:del>
            </w:sdtContent>
          </w:sdt>
        </w:p>
      </w:sdtContent>
    </w:sdt>
    <w:p w14:paraId="000000DC" w14:textId="77777777" w:rsidR="001A30D1" w:rsidRPr="003C3093" w:rsidRDefault="00025883">
      <w:pPr>
        <w:numPr>
          <w:ilvl w:val="0"/>
          <w:numId w:val="5"/>
        </w:numPr>
        <w:rPr>
          <w:color w:val="000000"/>
          <w:lang w:val="it-IT"/>
        </w:rPr>
      </w:pPr>
      <w:r w:rsidRPr="003C3093">
        <w:rPr>
          <w:lang w:val="it-IT"/>
        </w:rPr>
        <w:t>ricerca di un documento tramite filtri quali la macroar</w:t>
      </w:r>
      <w:sdt>
        <w:sdtPr>
          <w:tag w:val="goog_rdk_81"/>
          <w:id w:val="1455210651"/>
        </w:sdtPr>
        <w:sdtEndPr/>
        <w:sdtContent>
          <w:ins w:id="72" w:author="Davide Ricci" w:date="2019-12-14T16:18:00Z">
            <w:r w:rsidRPr="003C3093">
              <w:rPr>
                <w:lang w:val="it-IT"/>
              </w:rPr>
              <w:t>e</w:t>
            </w:r>
          </w:ins>
        </w:sdtContent>
      </w:sdt>
      <w:sdt>
        <w:sdtPr>
          <w:tag w:val="goog_rdk_82"/>
          <w:id w:val="1576095814"/>
        </w:sdtPr>
        <w:sdtEndPr/>
        <w:sdtContent>
          <w:del w:id="73" w:author="Davide Ricci" w:date="2019-12-14T16:18:00Z">
            <w:r w:rsidRPr="003C3093">
              <w:rPr>
                <w:lang w:val="it-IT"/>
              </w:rPr>
              <w:delText>i</w:delText>
            </w:r>
          </w:del>
        </w:sdtContent>
      </w:sdt>
      <w:r w:rsidRPr="003C3093">
        <w:rPr>
          <w:lang w:val="it-IT"/>
        </w:rPr>
        <w:t>a di studio, l’università che frequenta, la materia di interesse.</w:t>
      </w:r>
    </w:p>
    <w:p w14:paraId="000000DD" w14:textId="77777777" w:rsidR="001A30D1" w:rsidRPr="003C3093" w:rsidRDefault="00025883">
      <w:pPr>
        <w:numPr>
          <w:ilvl w:val="0"/>
          <w:numId w:val="5"/>
        </w:numPr>
        <w:rPr>
          <w:color w:val="000000"/>
          <w:lang w:val="it-IT"/>
        </w:rPr>
      </w:pPr>
      <w:sdt>
        <w:sdtPr>
          <w:tag w:val="goog_rdk_84"/>
          <w:id w:val="-401988044"/>
        </w:sdtPr>
        <w:sdtEndPr/>
        <w:sdtContent>
          <w:ins w:id="74" w:author="Davide Ricci" w:date="2019-12-15T17:21:00Z">
            <w:r w:rsidRPr="003C3093">
              <w:rPr>
                <w:lang w:val="it-IT"/>
              </w:rPr>
              <w:t>Un utente che carica o modifica un documento dovrà aspettare che un amministratore lo accetti. Il guadagno di punti avverrà nel momento stesso in cui questo verrà accettato e l’utente potr</w:t>
            </w:r>
            <w:r w:rsidRPr="003C3093">
              <w:rPr>
                <w:lang w:val="it-IT"/>
              </w:rPr>
              <w:t>à controllare la corretta transazione attraverso una notifica o un’e-mail</w:t>
            </w:r>
          </w:ins>
        </w:sdtContent>
      </w:sdt>
      <w:sdt>
        <w:sdtPr>
          <w:tag w:val="goog_rdk_85"/>
          <w:id w:val="-176896340"/>
        </w:sdtPr>
        <w:sdtEndPr/>
        <w:sdtContent>
          <w:del w:id="75" w:author="Davide Ricci" w:date="2019-12-15T17:21:00Z">
            <w:r w:rsidRPr="003C3093">
              <w:rPr>
                <w:lang w:val="it-IT"/>
              </w:rPr>
              <w:delText>caricamento di un documento</w:delText>
            </w:r>
          </w:del>
        </w:sdtContent>
      </w:sdt>
    </w:p>
    <w:p w14:paraId="000000DE" w14:textId="77777777" w:rsidR="001A30D1" w:rsidRPr="003C3093" w:rsidRDefault="00025883">
      <w:pPr>
        <w:numPr>
          <w:ilvl w:val="0"/>
          <w:numId w:val="5"/>
        </w:numPr>
        <w:rPr>
          <w:color w:val="000000"/>
          <w:lang w:val="it-IT"/>
        </w:rPr>
      </w:pPr>
      <w:sdt>
        <w:sdtPr>
          <w:tag w:val="goog_rdk_87"/>
          <w:id w:val="304824303"/>
        </w:sdtPr>
        <w:sdtEndPr/>
        <w:sdtContent>
          <w:ins w:id="76" w:author="Davide Ricci" w:date="2019-12-15T17:23:00Z">
            <w:r w:rsidRPr="003C3093">
              <w:rPr>
                <w:lang w:val="it-IT"/>
              </w:rPr>
              <w:t>Un utente potrà inviare un feedback che farà guadagnare punti all’utente proprietario del documento valutato.</w:t>
            </w:r>
          </w:ins>
        </w:sdtContent>
      </w:sdt>
      <w:sdt>
        <w:sdtPr>
          <w:tag w:val="goog_rdk_88"/>
          <w:id w:val="322012696"/>
        </w:sdtPr>
        <w:sdtEndPr/>
        <w:sdtContent>
          <w:del w:id="77" w:author="Davide Ricci" w:date="2019-12-15T17:23:00Z">
            <w:r w:rsidRPr="003C3093">
              <w:rPr>
                <w:lang w:val="it-IT"/>
              </w:rPr>
              <w:delText>votazione di un documento</w:delText>
            </w:r>
          </w:del>
        </w:sdtContent>
      </w:sdt>
    </w:p>
    <w:p w14:paraId="000000DF" w14:textId="77777777" w:rsidR="001A30D1" w:rsidRPr="003C3093" w:rsidRDefault="00025883">
      <w:pPr>
        <w:numPr>
          <w:ilvl w:val="0"/>
          <w:numId w:val="5"/>
        </w:numPr>
        <w:rPr>
          <w:color w:val="000000"/>
          <w:lang w:val="it-IT"/>
        </w:rPr>
      </w:pPr>
      <w:r w:rsidRPr="003C3093">
        <w:rPr>
          <w:lang w:val="it-IT"/>
        </w:rPr>
        <w:t>pagamento tramite punti per la visualizzazione di un documento</w:t>
      </w:r>
    </w:p>
    <w:p w14:paraId="000000E0" w14:textId="77777777" w:rsidR="001A30D1" w:rsidRDefault="00025883">
      <w:pPr>
        <w:numPr>
          <w:ilvl w:val="0"/>
          <w:numId w:val="5"/>
        </w:numPr>
        <w:rPr>
          <w:color w:val="000000"/>
        </w:rPr>
      </w:pPr>
      <w:proofErr w:type="spellStart"/>
      <w:r>
        <w:t>segnalazione</w:t>
      </w:r>
      <w:proofErr w:type="spellEnd"/>
      <w:r>
        <w:t xml:space="preserve"> di un </w:t>
      </w:r>
      <w:proofErr w:type="spellStart"/>
      <w:r>
        <w:t>documento</w:t>
      </w:r>
      <w:proofErr w:type="spellEnd"/>
    </w:p>
    <w:p w14:paraId="000000E1" w14:textId="77777777" w:rsidR="001A30D1" w:rsidRDefault="00025883">
      <w:pPr>
        <w:numPr>
          <w:ilvl w:val="0"/>
          <w:numId w:val="5"/>
        </w:numPr>
        <w:rPr>
          <w:color w:val="000000"/>
        </w:rPr>
      </w:pPr>
      <w:proofErr w:type="spellStart"/>
      <w:r>
        <w:t>visualizzazione</w:t>
      </w:r>
      <w:proofErr w:type="spellEnd"/>
      <w:r>
        <w:t xml:space="preserve"> di un </w:t>
      </w:r>
      <w:proofErr w:type="spellStart"/>
      <w:r>
        <w:t>documento</w:t>
      </w:r>
      <w:proofErr w:type="spellEnd"/>
    </w:p>
    <w:p w14:paraId="000000E2" w14:textId="77777777" w:rsidR="001A30D1" w:rsidRPr="003C3093" w:rsidRDefault="00025883">
      <w:pPr>
        <w:numPr>
          <w:ilvl w:val="0"/>
          <w:numId w:val="5"/>
        </w:numPr>
        <w:rPr>
          <w:color w:val="000000"/>
          <w:lang w:val="it-IT"/>
        </w:rPr>
      </w:pPr>
      <w:sdt>
        <w:sdtPr>
          <w:tag w:val="goog_rdk_90"/>
          <w:id w:val="-1854792534"/>
        </w:sdtPr>
        <w:sdtEndPr/>
        <w:sdtContent>
          <w:ins w:id="78" w:author="Davide Ricci" w:date="2019-12-15T17:25:00Z">
            <w:r w:rsidRPr="003C3093">
              <w:rPr>
                <w:lang w:val="it-IT"/>
              </w:rPr>
              <w:t>Sarà possibile visualizzare la versione corrente del documento d’interesse ma non sarà possibile reperirne le versioni precedenti.</w:t>
            </w:r>
          </w:ins>
        </w:sdtContent>
      </w:sdt>
      <w:sdt>
        <w:sdtPr>
          <w:tag w:val="goog_rdk_91"/>
          <w:id w:val="-384946549"/>
        </w:sdtPr>
        <w:sdtEndPr/>
        <w:sdtContent>
          <w:del w:id="79" w:author="Davide Ricci" w:date="2019-12-15T17:25:00Z">
            <w:r w:rsidRPr="003C3093">
              <w:rPr>
                <w:lang w:val="it-IT"/>
              </w:rPr>
              <w:delText>visualizzazione storico di un documento</w:delText>
            </w:r>
          </w:del>
        </w:sdtContent>
      </w:sdt>
    </w:p>
    <w:p w14:paraId="000000E3" w14:textId="77777777" w:rsidR="001A30D1" w:rsidRPr="003C3093" w:rsidRDefault="00025883">
      <w:pPr>
        <w:numPr>
          <w:ilvl w:val="0"/>
          <w:numId w:val="5"/>
        </w:numPr>
        <w:rPr>
          <w:color w:val="000000"/>
          <w:lang w:val="it-IT"/>
        </w:rPr>
      </w:pPr>
      <w:sdt>
        <w:sdtPr>
          <w:tag w:val="goog_rdk_93"/>
          <w:id w:val="-620921369"/>
        </w:sdtPr>
        <w:sdtEndPr/>
        <w:sdtContent>
          <w:ins w:id="80" w:author="Davide Ricci" w:date="2019-12-15T17:26:00Z">
            <w:r w:rsidRPr="003C3093">
              <w:rPr>
                <w:lang w:val="it-IT"/>
              </w:rPr>
              <w:t>Sarà possibile controllare in tempo reale la graduatoria degli studenti più collaborativi di ogni università, questa sarà mantenuta aggiornata in tempo reale.</w:t>
            </w:r>
          </w:ins>
        </w:sdtContent>
      </w:sdt>
      <w:sdt>
        <w:sdtPr>
          <w:tag w:val="goog_rdk_94"/>
          <w:id w:val="1941869102"/>
        </w:sdtPr>
        <w:sdtEndPr/>
        <w:sdtContent>
          <w:del w:id="81" w:author="Davide Ricci" w:date="2019-12-15T17:26:00Z">
            <w:r w:rsidRPr="003C3093">
              <w:rPr>
                <w:lang w:val="it-IT"/>
              </w:rPr>
              <w:delText>visualizzazione della graduatoria degli studenti più c</w:delText>
            </w:r>
            <w:r w:rsidRPr="003C3093">
              <w:rPr>
                <w:lang w:val="it-IT"/>
              </w:rPr>
              <w:delText>ollaborativi</w:delText>
            </w:r>
          </w:del>
        </w:sdtContent>
      </w:sdt>
    </w:p>
    <w:sdt>
      <w:sdtPr>
        <w:tag w:val="goog_rdk_96"/>
        <w:id w:val="660202249"/>
      </w:sdtPr>
      <w:sdtEndPr/>
      <w:sdtContent>
        <w:p w14:paraId="000000E4" w14:textId="77777777" w:rsidR="001A30D1" w:rsidRPr="003C3093" w:rsidRDefault="00025883">
          <w:pPr>
            <w:numPr>
              <w:ilvl w:val="0"/>
              <w:numId w:val="5"/>
            </w:numPr>
            <w:rPr>
              <w:ins w:id="82" w:author="Davide Ricci" w:date="2019-12-15T17:33:00Z"/>
              <w:color w:val="000000"/>
              <w:lang w:val="it-IT"/>
            </w:rPr>
          </w:pPr>
          <w:r w:rsidRPr="003C3093">
            <w:rPr>
              <w:lang w:val="it-IT"/>
            </w:rPr>
            <w:t>visualizzazione delle statistiche di un utente</w:t>
          </w:r>
          <w:sdt>
            <w:sdtPr>
              <w:tag w:val="goog_rdk_95"/>
              <w:id w:val="1579786131"/>
            </w:sdtPr>
            <w:sdtEndPr/>
            <w:sdtContent/>
          </w:sdt>
        </w:p>
      </w:sdtContent>
    </w:sdt>
    <w:sdt>
      <w:sdtPr>
        <w:tag w:val="goog_rdk_98"/>
        <w:id w:val="-2082745325"/>
      </w:sdtPr>
      <w:sdtEndPr/>
      <w:sdtContent>
        <w:p w14:paraId="000000E5" w14:textId="77777777" w:rsidR="001A30D1" w:rsidRPr="003C3093" w:rsidRDefault="00025883">
          <w:pPr>
            <w:numPr>
              <w:ilvl w:val="0"/>
              <w:numId w:val="5"/>
            </w:numPr>
            <w:rPr>
              <w:lang w:val="it-IT"/>
              <w:rPrChange w:id="83" w:author="Davide Ricci" w:date="2019-12-15T17:33:00Z">
                <w:rPr>
                  <w:color w:val="000000"/>
                </w:rPr>
              </w:rPrChange>
            </w:rPr>
          </w:pPr>
          <w:sdt>
            <w:sdtPr>
              <w:tag w:val="goog_rdk_97"/>
              <w:id w:val="728963683"/>
            </w:sdtPr>
            <w:sdtEndPr/>
            <w:sdtContent>
              <w:ins w:id="84" w:author="Davide Ricci" w:date="2019-12-15T17:33:00Z">
                <w:r w:rsidRPr="003C3093">
                  <w:rPr>
                    <w:lang w:val="it-IT"/>
                  </w:rPr>
                  <w:t>Le statistiche di ogni utente verranno aggiornate in tempo reale; (ovviamente nel caso un utente stesse controllando le statistiche di un altro utente e queste venissero aggiornate in quel m</w:t>
                </w:r>
                <w:r w:rsidRPr="003C3093">
                  <w:rPr>
                    <w:lang w:val="it-IT"/>
                  </w:rPr>
                  <w:t>omento sarebbe necessario ricaricare la pagina).</w:t>
                </w:r>
              </w:ins>
            </w:sdtContent>
          </w:sdt>
        </w:p>
      </w:sdtContent>
    </w:sdt>
    <w:p w14:paraId="000000E6" w14:textId="77777777" w:rsidR="001A30D1" w:rsidRPr="003C3093" w:rsidRDefault="00025883">
      <w:pPr>
        <w:numPr>
          <w:ilvl w:val="0"/>
          <w:numId w:val="5"/>
        </w:numPr>
        <w:rPr>
          <w:color w:val="000000"/>
          <w:lang w:val="it-IT"/>
        </w:rPr>
      </w:pPr>
      <w:r w:rsidRPr="003C3093">
        <w:rPr>
          <w:lang w:val="it-IT"/>
        </w:rPr>
        <w:t>visualizzazione del catalogo degli appunti disponibili</w:t>
      </w:r>
      <w:sdt>
        <w:sdtPr>
          <w:tag w:val="goog_rdk_99"/>
          <w:id w:val="1379051860"/>
        </w:sdtPr>
        <w:sdtEndPr/>
        <w:sdtContent>
          <w:ins w:id="85" w:author="Davide Ricci" w:date="2019-12-15T17:35:00Z">
            <w:r w:rsidRPr="003C3093">
              <w:rPr>
                <w:lang w:val="it-IT"/>
              </w:rPr>
              <w:t xml:space="preserve"> aggiornato con i nuovi punteggi</w:t>
            </w:r>
          </w:ins>
        </w:sdtContent>
      </w:sdt>
    </w:p>
    <w:sdt>
      <w:sdtPr>
        <w:tag w:val="goog_rdk_101"/>
        <w:id w:val="-448781476"/>
      </w:sdtPr>
      <w:sdtEndPr/>
      <w:sdtContent>
        <w:p w14:paraId="000000E7" w14:textId="77777777" w:rsidR="001A30D1" w:rsidRPr="003C3093" w:rsidRDefault="00025883">
          <w:pPr>
            <w:numPr>
              <w:ilvl w:val="0"/>
              <w:numId w:val="5"/>
            </w:numPr>
            <w:rPr>
              <w:ins w:id="86" w:author="Davide Ricci" w:date="2019-12-15T17:27:00Z"/>
              <w:color w:val="000000"/>
              <w:lang w:val="it-IT"/>
            </w:rPr>
          </w:pPr>
          <w:r w:rsidRPr="003C3093">
            <w:rPr>
              <w:lang w:val="it-IT"/>
            </w:rPr>
            <w:t>utilizzo, durante il caricamento dei documenti, delle funzionalità di generazione di PDF a partire da foto, di OCR</w:t>
          </w:r>
          <w:r w:rsidRPr="003C3093">
            <w:rPr>
              <w:lang w:val="it-IT"/>
            </w:rPr>
            <w:t xml:space="preserve"> e di supporto vocale.</w:t>
          </w:r>
          <w:sdt>
            <w:sdtPr>
              <w:tag w:val="goog_rdk_100"/>
              <w:id w:val="1548103728"/>
            </w:sdtPr>
            <w:sdtEndPr/>
            <w:sdtContent/>
          </w:sdt>
        </w:p>
      </w:sdtContent>
    </w:sdt>
    <w:sdt>
      <w:sdtPr>
        <w:tag w:val="goog_rdk_103"/>
        <w:id w:val="-2073185895"/>
      </w:sdtPr>
      <w:sdtEndPr/>
      <w:sdtContent>
        <w:p w14:paraId="000000E8" w14:textId="77777777" w:rsidR="001A30D1" w:rsidRPr="003C3093" w:rsidRDefault="00025883">
          <w:pPr>
            <w:numPr>
              <w:ilvl w:val="0"/>
              <w:numId w:val="5"/>
            </w:numPr>
            <w:rPr>
              <w:ins w:id="87" w:author="Davide Ricci" w:date="2019-12-15T17:27:00Z"/>
              <w:lang w:val="it-IT"/>
            </w:rPr>
          </w:pPr>
          <w:sdt>
            <w:sdtPr>
              <w:tag w:val="goog_rdk_102"/>
              <w:id w:val="-867823740"/>
            </w:sdtPr>
            <w:sdtEndPr/>
            <w:sdtContent>
              <w:ins w:id="88" w:author="Davide Ricci" w:date="2019-12-15T17:27:00Z">
                <w:r w:rsidRPr="003C3093">
                  <w:rPr>
                    <w:lang w:val="it-IT"/>
                  </w:rPr>
                  <w:t>Un utente non potrà per nessun motivo inviare feedback per quanto riguarda i documenti da lui caricati.</w:t>
                </w:r>
              </w:ins>
            </w:sdtContent>
          </w:sdt>
        </w:p>
      </w:sdtContent>
    </w:sdt>
    <w:sdt>
      <w:sdtPr>
        <w:tag w:val="goog_rdk_105"/>
        <w:id w:val="-505757398"/>
      </w:sdtPr>
      <w:sdtEndPr/>
      <w:sdtContent>
        <w:p w14:paraId="000000E9" w14:textId="77777777" w:rsidR="001A30D1" w:rsidRPr="003C3093" w:rsidRDefault="00025883">
          <w:pPr>
            <w:numPr>
              <w:ilvl w:val="0"/>
              <w:numId w:val="5"/>
            </w:numPr>
            <w:rPr>
              <w:ins w:id="89" w:author="Davide Ricci" w:date="2019-12-15T17:27:00Z"/>
              <w:lang w:val="it-IT"/>
            </w:rPr>
          </w:pPr>
          <w:sdt>
            <w:sdtPr>
              <w:tag w:val="goog_rdk_104"/>
              <w:id w:val="-1908982966"/>
            </w:sdtPr>
            <w:sdtEndPr/>
            <w:sdtContent>
              <w:ins w:id="90" w:author="Davide Ricci" w:date="2019-12-15T17:27:00Z">
                <w:r w:rsidRPr="003C3093">
                  <w:rPr>
                    <w:lang w:val="it-IT"/>
                  </w:rPr>
                  <w:t>Gli utenti che vedranno rimosso un documento da loro acquistato riceveranno un rimborso in punti.</w:t>
                </w:r>
              </w:ins>
            </w:sdtContent>
          </w:sdt>
        </w:p>
      </w:sdtContent>
    </w:sdt>
    <w:sdt>
      <w:sdtPr>
        <w:tag w:val="goog_rdk_107"/>
        <w:id w:val="-1823890238"/>
      </w:sdtPr>
      <w:sdtEndPr/>
      <w:sdtContent>
        <w:p w14:paraId="000000EA" w14:textId="77777777" w:rsidR="001A30D1" w:rsidRPr="003C3093" w:rsidRDefault="00025883">
          <w:pPr>
            <w:numPr>
              <w:ilvl w:val="0"/>
              <w:numId w:val="5"/>
            </w:numPr>
            <w:rPr>
              <w:lang w:val="it-IT"/>
              <w:rPrChange w:id="91" w:author="Davide Ricci" w:date="2019-12-15T17:27:00Z">
                <w:rPr>
                  <w:color w:val="000000"/>
                </w:rPr>
              </w:rPrChange>
            </w:rPr>
          </w:pPr>
          <w:sdt>
            <w:sdtPr>
              <w:tag w:val="goog_rdk_106"/>
              <w:id w:val="-1085692206"/>
            </w:sdtPr>
            <w:sdtEndPr/>
            <w:sdtContent>
              <w:ins w:id="92" w:author="Davide Ricci" w:date="2019-12-15T17:27:00Z">
                <w:r w:rsidRPr="003C3093">
                  <w:rPr>
                    <w:lang w:val="it-IT"/>
                  </w:rPr>
                  <w:t>Gli utenti che hann</w:t>
                </w:r>
                <w:r w:rsidRPr="003C3093">
                  <w:rPr>
                    <w:lang w:val="it-IT"/>
                  </w:rPr>
                  <w:t>o acquistato una versione di un documento prima che questa venisse aggiornata avranno immediatamente accesso alla nuova versione e perderanno la precedente.</w:t>
                </w:r>
              </w:ins>
            </w:sdtContent>
          </w:sdt>
        </w:p>
      </w:sdtContent>
    </w:sdt>
    <w:p w14:paraId="000000EB" w14:textId="77777777" w:rsidR="001A30D1" w:rsidRPr="003C3093" w:rsidRDefault="001A30D1">
      <w:pPr>
        <w:rPr>
          <w:lang w:val="it-IT"/>
        </w:rPr>
      </w:pPr>
    </w:p>
    <w:p w14:paraId="000000EC" w14:textId="77777777" w:rsidR="001A30D1" w:rsidRPr="003C3093" w:rsidRDefault="00025883">
      <w:pPr>
        <w:pStyle w:val="Title"/>
        <w:spacing w:line="360" w:lineRule="auto"/>
        <w:rPr>
          <w:b/>
          <w:i/>
          <w:color w:val="4F81BD"/>
          <w:sz w:val="28"/>
          <w:szCs w:val="28"/>
          <w:lang w:val="it-IT"/>
        </w:rPr>
      </w:pPr>
      <w:r>
        <w:pict w14:anchorId="2FF8FC93">
          <v:rect id="_x0000_i1041" style="width:0;height:1.5pt" o:hralign="center" o:hrstd="t" o:hr="t" fillcolor="#a0a0a0" stroked="f"/>
        </w:pict>
      </w:r>
      <w:r w:rsidRPr="003C3093">
        <w:rPr>
          <w:b/>
          <w:i/>
          <w:color w:val="4F81BD"/>
          <w:sz w:val="28"/>
          <w:szCs w:val="28"/>
          <w:lang w:val="it-IT"/>
        </w:rPr>
        <w:t xml:space="preserve">A.4 </w:t>
      </w:r>
      <w:proofErr w:type="spellStart"/>
      <w:r w:rsidRPr="003C3093">
        <w:rPr>
          <w:b/>
          <w:i/>
          <w:color w:val="4F81BD"/>
          <w:sz w:val="28"/>
          <w:szCs w:val="28"/>
          <w:lang w:val="it-IT"/>
        </w:rPr>
        <w:t>Excluded</w:t>
      </w:r>
      <w:proofErr w:type="spellEnd"/>
      <w:r w:rsidRPr="003C3093">
        <w:rPr>
          <w:b/>
          <w:i/>
          <w:color w:val="4F81BD"/>
          <w:sz w:val="28"/>
          <w:szCs w:val="28"/>
          <w:lang w:val="it-IT"/>
        </w:rPr>
        <w:t xml:space="preserve"> </w:t>
      </w:r>
      <w:proofErr w:type="spellStart"/>
      <w:r w:rsidRPr="003C3093">
        <w:rPr>
          <w:b/>
          <w:i/>
          <w:color w:val="4F81BD"/>
          <w:sz w:val="28"/>
          <w:szCs w:val="28"/>
          <w:lang w:val="it-IT"/>
        </w:rPr>
        <w:t>Requirements</w:t>
      </w:r>
      <w:proofErr w:type="spellEnd"/>
    </w:p>
    <w:p w14:paraId="000000ED" w14:textId="77777777" w:rsidR="001A30D1" w:rsidRPr="003C3093" w:rsidRDefault="00025883">
      <w:pPr>
        <w:pStyle w:val="Title"/>
        <w:spacing w:line="360" w:lineRule="auto"/>
        <w:rPr>
          <w:rFonts w:ascii="Arial" w:eastAsia="Arial" w:hAnsi="Arial" w:cs="Arial"/>
          <w:i/>
          <w:color w:val="595959"/>
          <w:sz w:val="22"/>
          <w:szCs w:val="22"/>
          <w:lang w:val="it-IT"/>
        </w:rPr>
      </w:pPr>
      <w:r>
        <w:pict w14:anchorId="3A284BE7">
          <v:rect id="_x0000_i1042" style="width:0;height:1.5pt" o:hralign="center" o:hrstd="t" o:hr="t" fillcolor="#a0a0a0" stroked="f"/>
        </w:pict>
      </w:r>
      <w:r w:rsidRPr="003C3093">
        <w:rPr>
          <w:rFonts w:ascii="Arial" w:eastAsia="Arial" w:hAnsi="Arial" w:cs="Arial"/>
          <w:i/>
          <w:color w:val="595959"/>
          <w:sz w:val="22"/>
          <w:szCs w:val="22"/>
          <w:lang w:val="it-IT"/>
        </w:rPr>
        <w:t xml:space="preserve">Descrivete i servizi da voi esclusi, e spiegatene il </w:t>
      </w:r>
      <w:proofErr w:type="spellStart"/>
      <w:r w:rsidRPr="003C3093">
        <w:rPr>
          <w:rFonts w:ascii="Arial" w:eastAsia="Arial" w:hAnsi="Arial" w:cs="Arial"/>
          <w:i/>
          <w:color w:val="595959"/>
          <w:sz w:val="22"/>
          <w:szCs w:val="22"/>
          <w:lang w:val="it-IT"/>
        </w:rPr>
        <w:t>perchè</w:t>
      </w:r>
      <w:proofErr w:type="spellEnd"/>
    </w:p>
    <w:p w14:paraId="000000EE" w14:textId="77777777" w:rsidR="001A30D1" w:rsidRPr="003C3093" w:rsidRDefault="00025883">
      <w:pPr>
        <w:spacing w:line="360" w:lineRule="auto"/>
        <w:rPr>
          <w:lang w:val="it-IT"/>
        </w:rPr>
      </w:pPr>
      <w:r w:rsidRPr="003C3093">
        <w:rPr>
          <w:lang w:val="it-IT"/>
        </w:rPr>
        <w:lastRenderedPageBreak/>
        <w:t>abbiamo escluso i seguenti requisiti perché li abbiamo considerati poco rilevanti o inadeguati:</w:t>
      </w:r>
    </w:p>
    <w:sdt>
      <w:sdtPr>
        <w:tag w:val="goog_rdk_110"/>
        <w:id w:val="1638148467"/>
      </w:sdtPr>
      <w:sdtEndPr/>
      <w:sdtContent>
        <w:p w14:paraId="000000EF" w14:textId="77777777" w:rsidR="001A30D1" w:rsidRDefault="00025883">
          <w:pPr>
            <w:numPr>
              <w:ilvl w:val="0"/>
              <w:numId w:val="2"/>
            </w:numPr>
            <w:spacing w:line="360" w:lineRule="auto"/>
            <w:rPr>
              <w:del w:id="93" w:author="Davide Ricci" w:date="2019-12-14T16:19:00Z"/>
            </w:rPr>
          </w:pPr>
          <w:sdt>
            <w:sdtPr>
              <w:tag w:val="goog_rdk_109"/>
              <w:id w:val="-980232436"/>
            </w:sdtPr>
            <w:sdtEndPr/>
            <w:sdtContent>
              <w:del w:id="94" w:author="Davide Ricci" w:date="2019-12-14T16:19:00Z">
                <w:r>
                  <w:delText>ricerca in base alle fonti o in base all’utente che ha caricato tali documenti.</w:delText>
                </w:r>
              </w:del>
            </w:sdtContent>
          </w:sdt>
        </w:p>
      </w:sdtContent>
    </w:sdt>
    <w:p w14:paraId="000000F0" w14:textId="77777777" w:rsidR="001A30D1" w:rsidRPr="003C3093" w:rsidRDefault="00025883">
      <w:pPr>
        <w:numPr>
          <w:ilvl w:val="0"/>
          <w:numId w:val="2"/>
        </w:numPr>
        <w:spacing w:after="160" w:line="259" w:lineRule="auto"/>
        <w:rPr>
          <w:lang w:val="it-IT"/>
        </w:rPr>
      </w:pPr>
      <w:r w:rsidRPr="003C3093">
        <w:rPr>
          <w:lang w:val="it-IT"/>
        </w:rPr>
        <w:t>possibilità di m</w:t>
      </w:r>
      <w:r w:rsidRPr="003C3093">
        <w:rPr>
          <w:lang w:val="it-IT"/>
        </w:rPr>
        <w:t>antenere tutte le versioni di un documento e di poter ripristinare una qualunque versione del documento.</w:t>
      </w:r>
    </w:p>
    <w:p w14:paraId="000000F1" w14:textId="77777777" w:rsidR="001A30D1" w:rsidRPr="003C3093" w:rsidRDefault="00025883">
      <w:pPr>
        <w:numPr>
          <w:ilvl w:val="0"/>
          <w:numId w:val="2"/>
        </w:numPr>
        <w:spacing w:after="160" w:line="259" w:lineRule="auto"/>
        <w:rPr>
          <w:lang w:val="it-IT"/>
        </w:rPr>
      </w:pPr>
      <w:r w:rsidRPr="003C3093">
        <w:rPr>
          <w:lang w:val="it-IT"/>
        </w:rPr>
        <w:t>possibilità per un utente di poter dare un nome ad una versione del documento;</w:t>
      </w:r>
    </w:p>
    <w:p w14:paraId="000000F2" w14:textId="77777777" w:rsidR="001A30D1" w:rsidRPr="003C3093" w:rsidRDefault="00025883">
      <w:pPr>
        <w:numPr>
          <w:ilvl w:val="0"/>
          <w:numId w:val="2"/>
        </w:numPr>
        <w:spacing w:after="160" w:line="259" w:lineRule="auto"/>
        <w:rPr>
          <w:lang w:val="it-IT"/>
        </w:rPr>
      </w:pPr>
      <w:r w:rsidRPr="003C3093">
        <w:rPr>
          <w:lang w:val="it-IT"/>
        </w:rPr>
        <w:t xml:space="preserve">possibilità di regalare/vendere i propri punti ad altri utenti, escluso </w:t>
      </w:r>
      <w:r w:rsidRPr="003C3093">
        <w:rPr>
          <w:lang w:val="it-IT"/>
        </w:rPr>
        <w:t>anche per evitare un sistema di negoziazione tra gli utenti.</w:t>
      </w:r>
    </w:p>
    <w:p w14:paraId="000000F3" w14:textId="77777777" w:rsidR="001A30D1" w:rsidRPr="003C3093" w:rsidRDefault="00025883">
      <w:pPr>
        <w:numPr>
          <w:ilvl w:val="0"/>
          <w:numId w:val="2"/>
        </w:numPr>
        <w:spacing w:after="160" w:line="259" w:lineRule="auto"/>
        <w:rPr>
          <w:lang w:val="it-IT"/>
        </w:rPr>
      </w:pPr>
      <w:r w:rsidRPr="003C3093">
        <w:rPr>
          <w:lang w:val="it-IT"/>
        </w:rPr>
        <w:t>il supporto vocale deve essere attivo costantemente per essere sempre pronto in caso di utilizzo dall’utente.</w:t>
      </w:r>
    </w:p>
    <w:p w14:paraId="000000F4" w14:textId="77777777" w:rsidR="001A30D1" w:rsidRPr="003C3093" w:rsidRDefault="00025883">
      <w:pPr>
        <w:numPr>
          <w:ilvl w:val="0"/>
          <w:numId w:val="2"/>
        </w:numPr>
        <w:spacing w:after="160" w:line="259" w:lineRule="auto"/>
        <w:rPr>
          <w:lang w:val="it-IT"/>
        </w:rPr>
      </w:pPr>
      <w:r w:rsidRPr="003C3093">
        <w:rPr>
          <w:lang w:val="it-IT"/>
        </w:rPr>
        <w:t>l’utente ha la possibilità di comprare l’abbonamento tramite i punti di cui dispone</w:t>
      </w:r>
    </w:p>
    <w:p w14:paraId="000000F5" w14:textId="77777777" w:rsidR="001A30D1" w:rsidRPr="003C3093" w:rsidRDefault="00025883">
      <w:pPr>
        <w:numPr>
          <w:ilvl w:val="0"/>
          <w:numId w:val="2"/>
        </w:numPr>
        <w:spacing w:after="160" w:line="259" w:lineRule="auto"/>
        <w:rPr>
          <w:lang w:val="it-IT"/>
        </w:rPr>
      </w:pPr>
      <w:r w:rsidRPr="003C3093">
        <w:rPr>
          <w:lang w:val="it-IT"/>
        </w:rPr>
        <w:t>i</w:t>
      </w:r>
      <w:r w:rsidRPr="003C3093">
        <w:rPr>
          <w:lang w:val="it-IT"/>
        </w:rPr>
        <w:t xml:space="preserve"> feedback e le segnalazioni </w:t>
      </w:r>
      <w:proofErr w:type="gramStart"/>
      <w:r w:rsidRPr="003C3093">
        <w:rPr>
          <w:lang w:val="it-IT"/>
        </w:rPr>
        <w:t>sono anonime</w:t>
      </w:r>
      <w:proofErr w:type="gramEnd"/>
    </w:p>
    <w:p w14:paraId="000000F6" w14:textId="77777777" w:rsidR="001A30D1" w:rsidRDefault="00025883">
      <w:pPr>
        <w:spacing w:after="160" w:line="259" w:lineRule="auto"/>
        <w:rPr>
          <w:rFonts w:ascii="Arial" w:eastAsia="Arial" w:hAnsi="Arial" w:cs="Arial"/>
          <w:i/>
          <w:color w:val="595959"/>
          <w:sz w:val="22"/>
          <w:szCs w:val="22"/>
        </w:rPr>
      </w:pPr>
      <w:r>
        <w:pict w14:anchorId="5ACDD06B">
          <v:rect id="_x0000_i1043" style="width:0;height:1.5pt" o:hralign="center" o:hrstd="t" o:hr="t" fillcolor="#a0a0a0" stroked="f"/>
        </w:pict>
      </w:r>
    </w:p>
    <w:p w14:paraId="000000F7" w14:textId="77777777" w:rsidR="001A30D1" w:rsidRDefault="00025883">
      <w:pPr>
        <w:pStyle w:val="Title"/>
        <w:spacing w:line="360" w:lineRule="auto"/>
        <w:rPr>
          <w:b/>
          <w:i/>
          <w:color w:val="4F81BD"/>
          <w:sz w:val="28"/>
          <w:szCs w:val="28"/>
        </w:rPr>
      </w:pPr>
      <w:r>
        <w:rPr>
          <w:b/>
          <w:i/>
          <w:color w:val="4F81BD"/>
          <w:sz w:val="28"/>
          <w:szCs w:val="28"/>
        </w:rPr>
        <w:t xml:space="preserve">A.5 </w:t>
      </w:r>
      <w:proofErr w:type="spellStart"/>
      <w:r>
        <w:rPr>
          <w:b/>
          <w:i/>
          <w:color w:val="4F81BD"/>
          <w:sz w:val="28"/>
          <w:szCs w:val="28"/>
        </w:rPr>
        <w:t>Assunzioni</w:t>
      </w:r>
      <w:proofErr w:type="spellEnd"/>
    </w:p>
    <w:p w14:paraId="000000F8" w14:textId="77777777" w:rsidR="001A30D1" w:rsidRDefault="00025883">
      <w:pPr>
        <w:pStyle w:val="Title"/>
        <w:spacing w:after="0"/>
        <w:jc w:val="both"/>
        <w:rPr>
          <w:rFonts w:ascii="Arial" w:eastAsia="Arial" w:hAnsi="Arial" w:cs="Arial"/>
          <w:i/>
          <w:color w:val="595959"/>
          <w:sz w:val="22"/>
          <w:szCs w:val="22"/>
        </w:rPr>
      </w:pPr>
      <w:r>
        <w:pict w14:anchorId="47646599">
          <v:rect id="_x0000_i1044" style="width:0;height:1.5pt" o:hralign="center" o:hrstd="t" o:hr="t" fillcolor="#a0a0a0" stroked="f"/>
        </w:pict>
      </w:r>
      <w:r>
        <w:rPr>
          <w:rFonts w:ascii="Arial" w:eastAsia="Arial" w:hAnsi="Arial" w:cs="Arial"/>
          <w:i/>
          <w:color w:val="595959"/>
          <w:sz w:val="22"/>
          <w:szCs w:val="22"/>
        </w:rPr>
        <w:t>&lt;Briefly document, in this section, the most relevant requirement assumptions/decisions you had to made during your project&gt;</w:t>
      </w:r>
    </w:p>
    <w:p w14:paraId="000000F9" w14:textId="77777777" w:rsidR="001A30D1" w:rsidRDefault="00025883">
      <w:pPr>
        <w:pBdr>
          <w:top w:val="nil"/>
          <w:left w:val="nil"/>
          <w:bottom w:val="nil"/>
          <w:right w:val="nil"/>
          <w:between w:val="nil"/>
        </w:pBdr>
        <w:rPr>
          <w:rFonts w:ascii="Arial" w:eastAsia="Arial" w:hAnsi="Arial" w:cs="Arial"/>
          <w:i/>
          <w:color w:val="595959"/>
          <w:sz w:val="22"/>
          <w:szCs w:val="22"/>
        </w:rPr>
      </w:pPr>
      <w:r>
        <w:pict w14:anchorId="3C20ECAC">
          <v:rect id="_x0000_i1045" style="width:0;height:1.5pt" o:hralign="center" o:hrstd="t" o:hr="t" fillcolor="#a0a0a0" stroked="f"/>
        </w:pict>
      </w:r>
    </w:p>
    <w:p w14:paraId="000000FA" w14:textId="77777777" w:rsidR="001A30D1" w:rsidRDefault="001A30D1">
      <w:pPr>
        <w:pBdr>
          <w:top w:val="nil"/>
          <w:left w:val="nil"/>
          <w:bottom w:val="nil"/>
          <w:right w:val="nil"/>
          <w:between w:val="nil"/>
        </w:pBdr>
        <w:rPr>
          <w:rFonts w:ascii="Arial" w:eastAsia="Arial" w:hAnsi="Arial" w:cs="Arial"/>
          <w:i/>
          <w:color w:val="595959"/>
          <w:sz w:val="22"/>
          <w:szCs w:val="22"/>
        </w:rPr>
      </w:pPr>
    </w:p>
    <w:p w14:paraId="000000FB" w14:textId="77777777" w:rsidR="001A30D1" w:rsidRPr="003C3093" w:rsidRDefault="00025883">
      <w:pPr>
        <w:numPr>
          <w:ilvl w:val="0"/>
          <w:numId w:val="8"/>
        </w:numPr>
        <w:rPr>
          <w:color w:val="000000"/>
          <w:lang w:val="it-IT"/>
        </w:rPr>
      </w:pPr>
      <w:r w:rsidRPr="003C3093">
        <w:rPr>
          <w:lang w:val="it-IT"/>
        </w:rPr>
        <w:t>durante il caricamento, i file che gli utenti caricheranno saranno so</w:t>
      </w:r>
      <w:r w:rsidRPr="003C3093">
        <w:rPr>
          <w:lang w:val="it-IT"/>
        </w:rPr>
        <w:t>lo quelli contemplati dalla piattaforma.</w:t>
      </w:r>
    </w:p>
    <w:p w14:paraId="000000FC" w14:textId="77777777" w:rsidR="001A30D1" w:rsidRPr="003C3093" w:rsidRDefault="00025883">
      <w:pPr>
        <w:numPr>
          <w:ilvl w:val="0"/>
          <w:numId w:val="8"/>
        </w:numPr>
        <w:rPr>
          <w:color w:val="000000"/>
          <w:lang w:val="it-IT"/>
        </w:rPr>
      </w:pPr>
      <w:r w:rsidRPr="003C3093">
        <w:rPr>
          <w:lang w:val="it-IT"/>
        </w:rPr>
        <w:t>non è possibile effettuare il login e la registrazione tramite assistente vocale.</w:t>
      </w:r>
    </w:p>
    <w:p w14:paraId="000000FD" w14:textId="77777777" w:rsidR="001A30D1" w:rsidRPr="003C3093" w:rsidRDefault="00025883">
      <w:pPr>
        <w:numPr>
          <w:ilvl w:val="0"/>
          <w:numId w:val="8"/>
        </w:numPr>
        <w:spacing w:after="160" w:line="259" w:lineRule="auto"/>
        <w:rPr>
          <w:color w:val="000000"/>
          <w:lang w:val="it-IT"/>
        </w:rPr>
      </w:pPr>
      <w:r w:rsidRPr="003C3093">
        <w:rPr>
          <w:lang w:val="it-IT"/>
        </w:rPr>
        <w:t>si presume che l’utente utilizzi la funzione di OCR su documenti leggibili</w:t>
      </w:r>
    </w:p>
    <w:p w14:paraId="000000FE" w14:textId="77777777" w:rsidR="001A30D1" w:rsidRPr="003C3093" w:rsidRDefault="00025883">
      <w:pPr>
        <w:numPr>
          <w:ilvl w:val="0"/>
          <w:numId w:val="8"/>
        </w:numPr>
        <w:spacing w:after="160" w:line="259" w:lineRule="auto"/>
        <w:rPr>
          <w:color w:val="000000"/>
          <w:lang w:val="it-IT"/>
        </w:rPr>
      </w:pPr>
      <w:r w:rsidRPr="003C3093">
        <w:rPr>
          <w:lang w:val="it-IT"/>
        </w:rPr>
        <w:t>si presume che l’utente utilizzi la funzione di generazione di PDF a partire da foto su foto leggibili.</w:t>
      </w:r>
    </w:p>
    <w:p w14:paraId="000000FF" w14:textId="77777777" w:rsidR="001A30D1" w:rsidRPr="003C3093" w:rsidRDefault="00025883">
      <w:pPr>
        <w:numPr>
          <w:ilvl w:val="0"/>
          <w:numId w:val="8"/>
        </w:numPr>
        <w:spacing w:after="160" w:line="259" w:lineRule="auto"/>
        <w:rPr>
          <w:color w:val="000000"/>
          <w:lang w:val="it-IT"/>
        </w:rPr>
      </w:pPr>
      <w:r w:rsidRPr="003C3093">
        <w:rPr>
          <w:lang w:val="it-IT"/>
        </w:rPr>
        <w:t>l’utente può lasciare un feedback di un documento solamente se ha speso i punti per poter accedere/scaricare tale documento.</w:t>
      </w:r>
    </w:p>
    <w:p w14:paraId="00000100" w14:textId="77777777" w:rsidR="001A30D1" w:rsidRPr="003C3093" w:rsidRDefault="00025883">
      <w:pPr>
        <w:numPr>
          <w:ilvl w:val="0"/>
          <w:numId w:val="8"/>
        </w:numPr>
        <w:spacing w:after="160" w:line="259" w:lineRule="auto"/>
        <w:rPr>
          <w:color w:val="000000"/>
          <w:lang w:val="it-IT"/>
        </w:rPr>
      </w:pPr>
      <w:r w:rsidRPr="003C3093">
        <w:rPr>
          <w:lang w:val="it-IT"/>
        </w:rPr>
        <w:t>l’utente può ottenere punti</w:t>
      </w:r>
      <w:r w:rsidRPr="003C3093">
        <w:rPr>
          <w:lang w:val="it-IT"/>
        </w:rPr>
        <w:t xml:space="preserve"> se e solo se registrato.</w:t>
      </w:r>
    </w:p>
    <w:p w14:paraId="00000101" w14:textId="77777777" w:rsidR="001A30D1" w:rsidRDefault="00025883">
      <w:pPr>
        <w:numPr>
          <w:ilvl w:val="0"/>
          <w:numId w:val="8"/>
        </w:numPr>
        <w:spacing w:after="160" w:line="259" w:lineRule="auto"/>
        <w:rPr>
          <w:color w:val="000000"/>
        </w:rPr>
      </w:pPr>
      <w:sdt>
        <w:sdtPr>
          <w:tag w:val="goog_rdk_112"/>
          <w:id w:val="-1815470666"/>
        </w:sdtPr>
        <w:sdtEndPr/>
        <w:sdtContent>
          <w:del w:id="95" w:author="Davide Ricci" w:date="2019-12-15T17:29:00Z">
            <w:r>
              <w:delText>l’utente che carica un documento non può lasciare un feedback dello stesso</w:delText>
            </w:r>
          </w:del>
        </w:sdtContent>
      </w:sdt>
    </w:p>
    <w:p w14:paraId="00000102" w14:textId="77777777" w:rsidR="001A30D1" w:rsidRDefault="001A30D1">
      <w:pPr>
        <w:spacing w:after="160" w:line="259" w:lineRule="auto"/>
      </w:pPr>
    </w:p>
    <w:p w14:paraId="00000103" w14:textId="77777777" w:rsidR="001A30D1" w:rsidRDefault="001A30D1">
      <w:pPr>
        <w:pStyle w:val="Title"/>
        <w:spacing w:line="360" w:lineRule="auto"/>
        <w:rPr>
          <w:rFonts w:ascii="Arial" w:eastAsia="Arial" w:hAnsi="Arial" w:cs="Arial"/>
          <w:i/>
          <w:color w:val="595959"/>
          <w:sz w:val="22"/>
          <w:szCs w:val="22"/>
        </w:rPr>
      </w:pPr>
    </w:p>
    <w:p w14:paraId="00000104" w14:textId="77777777" w:rsidR="001A30D1" w:rsidRDefault="00025883">
      <w:pPr>
        <w:pStyle w:val="Title"/>
        <w:spacing w:line="360" w:lineRule="auto"/>
        <w:rPr>
          <w:rFonts w:ascii="Arial" w:eastAsia="Arial" w:hAnsi="Arial" w:cs="Arial"/>
          <w:i/>
          <w:color w:val="595959"/>
          <w:sz w:val="22"/>
          <w:szCs w:val="22"/>
        </w:rPr>
      </w:pPr>
      <w:r>
        <w:lastRenderedPageBreak/>
        <w:pict w14:anchorId="24A5135E">
          <v:rect id="_x0000_i1046" style="width:0;height:1.5pt" o:hralign="center" o:hrstd="t" o:hr="t" fillcolor="#a0a0a0" stroked="f"/>
        </w:pict>
      </w:r>
    </w:p>
    <w:p w14:paraId="00000105" w14:textId="77777777" w:rsidR="001A30D1" w:rsidRDefault="00025883">
      <w:pPr>
        <w:pStyle w:val="Title"/>
        <w:spacing w:line="360" w:lineRule="auto"/>
        <w:rPr>
          <w:rFonts w:ascii="Arial" w:eastAsia="Arial" w:hAnsi="Arial" w:cs="Arial"/>
          <w:i/>
          <w:color w:val="595959"/>
          <w:sz w:val="22"/>
          <w:szCs w:val="22"/>
        </w:rPr>
      </w:pPr>
      <w:r>
        <w:pict w14:anchorId="6B85C809">
          <v:rect id="_x0000_i1047" style="width:0;height:1.5pt" o:hralign="center" o:hrstd="t" o:hr="t" fillcolor="#a0a0a0" stroked="f"/>
        </w:pict>
      </w:r>
    </w:p>
    <w:p w14:paraId="00000106" w14:textId="77777777" w:rsidR="001A30D1" w:rsidRDefault="00025883">
      <w:pPr>
        <w:pStyle w:val="Title"/>
        <w:spacing w:line="360" w:lineRule="auto"/>
        <w:rPr>
          <w:b/>
          <w:i/>
          <w:color w:val="4F81BD"/>
          <w:sz w:val="28"/>
          <w:szCs w:val="28"/>
        </w:rPr>
      </w:pPr>
      <w:r>
        <w:pict w14:anchorId="4D989F27">
          <v:rect id="_x0000_i1048" style="width:0;height:1.5pt" o:hralign="center" o:hrstd="t" o:hr="t" fillcolor="#a0a0a0" stroked="f"/>
        </w:pict>
      </w:r>
      <w:r>
        <w:rPr>
          <w:b/>
          <w:i/>
          <w:color w:val="4F81BD"/>
          <w:sz w:val="28"/>
          <w:szCs w:val="28"/>
        </w:rPr>
        <w:t>A.6 Use Case Diagrams</w:t>
      </w:r>
    </w:p>
    <w:p w14:paraId="00000107" w14:textId="77777777" w:rsidR="001A30D1" w:rsidRDefault="00025883">
      <w:pPr>
        <w:pBdr>
          <w:top w:val="nil"/>
          <w:left w:val="nil"/>
          <w:bottom w:val="nil"/>
          <w:right w:val="nil"/>
          <w:between w:val="nil"/>
        </w:pBdr>
        <w:rPr>
          <w:b/>
          <w:i/>
          <w:color w:val="4F81BD"/>
          <w:sz w:val="28"/>
          <w:szCs w:val="28"/>
        </w:rPr>
      </w:pPr>
      <w:r>
        <w:pict w14:anchorId="1D3E3BD3">
          <v:rect id="_x0000_i1049" style="width:0;height:1.5pt" o:hralign="center" o:hrstd="t" o:hr="t" fillcolor="#a0a0a0" stroked="f"/>
        </w:pict>
      </w:r>
    </w:p>
    <w:p w14:paraId="00000108" w14:textId="77777777" w:rsidR="001A30D1" w:rsidRDefault="001A30D1">
      <w:pPr>
        <w:pBdr>
          <w:top w:val="nil"/>
          <w:left w:val="nil"/>
          <w:bottom w:val="nil"/>
          <w:right w:val="nil"/>
          <w:between w:val="nil"/>
        </w:pBdr>
        <w:rPr>
          <w:b/>
          <w:i/>
          <w:color w:val="4F81BD"/>
          <w:sz w:val="28"/>
          <w:szCs w:val="28"/>
        </w:rPr>
      </w:pPr>
    </w:p>
    <w:p w14:paraId="00000109" w14:textId="77777777" w:rsidR="001A30D1" w:rsidRDefault="00025883">
      <w:pPr>
        <w:pStyle w:val="Title"/>
        <w:spacing w:line="276" w:lineRule="auto"/>
        <w:rPr>
          <w:b/>
          <w:i/>
          <w:color w:val="4F81BD"/>
          <w:sz w:val="28"/>
          <w:szCs w:val="28"/>
        </w:rPr>
      </w:pPr>
      <w:sdt>
        <w:sdtPr>
          <w:tag w:val="goog_rdk_114"/>
          <w:id w:val="-91088343"/>
        </w:sdtPr>
        <w:sdtEndPr/>
        <w:sdtContent>
          <w:del w:id="96" w:author="Davide Ricci" w:date="2019-12-15T17:09:00Z">
            <w:r>
              <w:rPr>
                <w:b/>
                <w:i/>
                <w:noProof/>
                <w:color w:val="4F81BD"/>
                <w:sz w:val="28"/>
                <w:szCs w:val="28"/>
              </w:rPr>
              <w:drawing>
                <wp:inline distT="114300" distB="114300" distL="114300" distR="114300" wp14:anchorId="0DE62995" wp14:editId="51D5EB68">
                  <wp:extent cx="6449352" cy="3795713"/>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6449352" cy="3795713"/>
                          </a:xfrm>
                          <a:prstGeom prst="rect">
                            <a:avLst/>
                          </a:prstGeom>
                          <a:ln/>
                        </pic:spPr>
                      </pic:pic>
                    </a:graphicData>
                  </a:graphic>
                </wp:inline>
              </w:drawing>
            </w:r>
          </w:del>
        </w:sdtContent>
      </w:sdt>
      <w:r>
        <w:br w:type="page"/>
      </w:r>
    </w:p>
    <w:p w14:paraId="0000010A" w14:textId="77777777" w:rsidR="001A30D1" w:rsidRDefault="001A30D1">
      <w:pPr>
        <w:pStyle w:val="Title"/>
        <w:spacing w:line="276" w:lineRule="auto"/>
      </w:pPr>
    </w:p>
    <w:p w14:paraId="0000010B" w14:textId="77777777" w:rsidR="001A30D1" w:rsidRDefault="00025883">
      <w:pPr>
        <w:pStyle w:val="Title"/>
        <w:spacing w:line="276" w:lineRule="auto"/>
      </w:pPr>
      <w:sdt>
        <w:sdtPr>
          <w:tag w:val="goog_rdk_116"/>
          <w:id w:val="-703634037"/>
        </w:sdtPr>
        <w:sdtEndPr/>
        <w:sdtContent>
          <w:ins w:id="97" w:author="Davide Ricci" w:date="2019-12-21T17:12:00Z">
            <w:r>
              <w:rPr>
                <w:noProof/>
              </w:rPr>
              <w:drawing>
                <wp:inline distT="114300" distB="114300" distL="114300" distR="114300" wp14:anchorId="16B4CA0D" wp14:editId="30B82353">
                  <wp:extent cx="5486400" cy="4686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486400" cy="4686300"/>
                          </a:xfrm>
                          <a:prstGeom prst="rect">
                            <a:avLst/>
                          </a:prstGeom>
                          <a:ln/>
                        </pic:spPr>
                      </pic:pic>
                    </a:graphicData>
                  </a:graphic>
                </wp:inline>
              </w:drawing>
            </w:r>
          </w:ins>
        </w:sdtContent>
      </w:sdt>
    </w:p>
    <w:p w14:paraId="0000010C" w14:textId="77777777" w:rsidR="001A30D1" w:rsidRDefault="00025883">
      <w:pPr>
        <w:pStyle w:val="Title"/>
        <w:spacing w:line="276" w:lineRule="auto"/>
        <w:rPr>
          <w:rFonts w:ascii="Arial" w:eastAsia="Arial" w:hAnsi="Arial" w:cs="Arial"/>
          <w:i/>
          <w:color w:val="595959"/>
          <w:sz w:val="22"/>
          <w:szCs w:val="22"/>
        </w:rPr>
      </w:pPr>
      <w:r>
        <w:t xml:space="preserve">C. </w:t>
      </w:r>
      <w:proofErr w:type="spellStart"/>
      <w:r>
        <w:t>Architettura</w:t>
      </w:r>
      <w:proofErr w:type="spellEnd"/>
      <w:r>
        <w:t xml:space="preserve"> Software </w:t>
      </w:r>
      <w:r>
        <w:br/>
      </w:r>
      <w:r>
        <w:rPr>
          <w:rFonts w:ascii="Arial" w:eastAsia="Arial" w:hAnsi="Arial" w:cs="Arial"/>
          <w:i/>
          <w:color w:val="595959"/>
          <w:sz w:val="22"/>
          <w:szCs w:val="22"/>
        </w:rPr>
        <w:t>&lt;IF RELEVANT, Report here both the static and the dynamic view of your system design, in terms of a Component Diagram, and their related Sequence Diagrams &gt;</w:t>
      </w:r>
    </w:p>
    <w:p w14:paraId="0000010D" w14:textId="77777777" w:rsidR="001A30D1" w:rsidRDefault="00025883">
      <w:pPr>
        <w:pBdr>
          <w:top w:val="nil"/>
          <w:left w:val="nil"/>
          <w:bottom w:val="nil"/>
          <w:right w:val="nil"/>
          <w:between w:val="nil"/>
        </w:pBdr>
        <w:spacing w:after="200" w:line="276" w:lineRule="auto"/>
        <w:rPr>
          <w:rFonts w:ascii="Arial" w:eastAsia="Arial" w:hAnsi="Arial" w:cs="Arial"/>
          <w:i/>
          <w:color w:val="595959"/>
          <w:sz w:val="22"/>
          <w:szCs w:val="22"/>
        </w:rPr>
      </w:pPr>
      <w:r>
        <w:pict w14:anchorId="2CCD0C93">
          <v:rect id="_x0000_i1050" style="width:0;height:1.5pt" o:hralign="center" o:hrstd="t" o:hr="t" fillcolor="#a0a0a0" stroked="f"/>
        </w:pict>
      </w:r>
    </w:p>
    <w:p w14:paraId="0000010E" w14:textId="77777777" w:rsidR="001A30D1" w:rsidRDefault="001A30D1">
      <w:pPr>
        <w:pBdr>
          <w:top w:val="nil"/>
          <w:left w:val="nil"/>
          <w:bottom w:val="nil"/>
          <w:right w:val="nil"/>
          <w:between w:val="nil"/>
        </w:pBdr>
        <w:spacing w:after="200" w:line="276" w:lineRule="auto"/>
        <w:rPr>
          <w:rFonts w:ascii="Arial" w:eastAsia="Arial" w:hAnsi="Arial" w:cs="Arial"/>
          <w:i/>
          <w:color w:val="595959"/>
          <w:sz w:val="22"/>
          <w:szCs w:val="22"/>
        </w:rPr>
      </w:pPr>
    </w:p>
    <w:p w14:paraId="0000010F" w14:textId="77777777" w:rsidR="001A30D1" w:rsidRDefault="00025883">
      <w:pPr>
        <w:pStyle w:val="Title"/>
        <w:spacing w:line="360" w:lineRule="auto"/>
        <w:rPr>
          <w:b/>
          <w:i/>
          <w:color w:val="4F81BD"/>
          <w:sz w:val="28"/>
          <w:szCs w:val="28"/>
        </w:rPr>
      </w:pPr>
      <w:r>
        <w:rPr>
          <w:b/>
          <w:i/>
          <w:color w:val="4F81BD"/>
          <w:sz w:val="28"/>
          <w:szCs w:val="28"/>
        </w:rPr>
        <w:t xml:space="preserve">C.1The static view of the system: Component Diagram </w:t>
      </w:r>
      <w:r>
        <w:pict w14:anchorId="48EF9BF7">
          <v:rect id="_x0000_i1051" style="width:0;height:1.5pt" o:hralign="center" o:hrstd="t" o:hr="t" fillcolor="#a0a0a0" stroked="f"/>
        </w:pict>
      </w:r>
    </w:p>
    <w:p w14:paraId="00000110" w14:textId="77777777" w:rsidR="001A30D1" w:rsidRDefault="00025883">
      <w:pPr>
        <w:pBdr>
          <w:top w:val="nil"/>
          <w:left w:val="nil"/>
          <w:bottom w:val="nil"/>
          <w:right w:val="nil"/>
          <w:between w:val="nil"/>
        </w:pBdr>
      </w:pPr>
      <w:sdt>
        <w:sdtPr>
          <w:tag w:val="goog_rdk_118"/>
          <w:id w:val="1711147570"/>
        </w:sdtPr>
        <w:sdtEndPr/>
        <w:sdtContent>
          <w:del w:id="98" w:author="Davide Ricci" w:date="2019-12-19T16:56:00Z">
            <w:r>
              <w:rPr>
                <w:noProof/>
              </w:rPr>
              <w:drawing>
                <wp:inline distT="114300" distB="114300" distL="114300" distR="114300" wp14:anchorId="232FEF63" wp14:editId="00FF6057">
                  <wp:extent cx="5486400" cy="24384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486400" cy="2438400"/>
                          </a:xfrm>
                          <a:prstGeom prst="rect">
                            <a:avLst/>
                          </a:prstGeom>
                          <a:ln/>
                        </pic:spPr>
                      </pic:pic>
                    </a:graphicData>
                  </a:graphic>
                </wp:inline>
              </w:drawing>
            </w:r>
          </w:del>
        </w:sdtContent>
      </w:sdt>
      <w:r>
        <w:br/>
      </w:r>
      <w:sdt>
        <w:sdtPr>
          <w:tag w:val="goog_rdk_119"/>
          <w:id w:val="1719085243"/>
        </w:sdtPr>
        <w:sdtEndPr/>
        <w:sdtContent>
          <w:ins w:id="99" w:author="Davide Ricci" w:date="2019-12-19T16:56:00Z">
            <w:r>
              <w:rPr>
                <w:noProof/>
              </w:rPr>
              <w:drawing>
                <wp:inline distT="114300" distB="114300" distL="114300" distR="114300" wp14:anchorId="601FA5FF" wp14:editId="393010EA">
                  <wp:extent cx="5486400" cy="42037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486400" cy="4203700"/>
                          </a:xfrm>
                          <a:prstGeom prst="rect">
                            <a:avLst/>
                          </a:prstGeom>
                          <a:ln/>
                        </pic:spPr>
                      </pic:pic>
                    </a:graphicData>
                  </a:graphic>
                </wp:inline>
              </w:drawing>
            </w:r>
          </w:ins>
        </w:sdtContent>
      </w:sdt>
    </w:p>
    <w:p w14:paraId="00000111" w14:textId="77777777" w:rsidR="001A30D1" w:rsidRDefault="001A30D1">
      <w:pPr>
        <w:pBdr>
          <w:top w:val="nil"/>
          <w:left w:val="nil"/>
          <w:bottom w:val="nil"/>
          <w:right w:val="nil"/>
          <w:between w:val="nil"/>
        </w:pBdr>
      </w:pPr>
    </w:p>
    <w:p w14:paraId="00000112" w14:textId="77777777" w:rsidR="001A30D1" w:rsidRDefault="00025883">
      <w:pPr>
        <w:pStyle w:val="Title"/>
        <w:spacing w:line="360" w:lineRule="auto"/>
        <w:rPr>
          <w:b/>
          <w:i/>
          <w:color w:val="4F81BD"/>
          <w:sz w:val="28"/>
          <w:szCs w:val="28"/>
        </w:rPr>
      </w:pPr>
      <w:r>
        <w:rPr>
          <w:b/>
          <w:i/>
          <w:color w:val="4F81BD"/>
          <w:sz w:val="28"/>
          <w:szCs w:val="28"/>
        </w:rPr>
        <w:t>C.2 The dynamic view of the software architecture: Sequence Diagram</w:t>
      </w:r>
    </w:p>
    <w:p w14:paraId="00000113" w14:textId="77777777" w:rsidR="001A30D1" w:rsidRDefault="00025883">
      <w:pPr>
        <w:pBdr>
          <w:top w:val="nil"/>
          <w:left w:val="nil"/>
          <w:bottom w:val="nil"/>
          <w:right w:val="nil"/>
          <w:between w:val="nil"/>
        </w:pBdr>
        <w:rPr>
          <w:b/>
          <w:i/>
          <w:color w:val="4F81BD"/>
          <w:sz w:val="28"/>
          <w:szCs w:val="28"/>
        </w:rPr>
      </w:pPr>
      <w:r>
        <w:pict w14:anchorId="62CF0670">
          <v:rect id="_x0000_i1052" style="width:0;height:1.5pt" o:hralign="center" o:hrstd="t" o:hr="t" fillcolor="#a0a0a0" stroked="f"/>
        </w:pict>
      </w:r>
    </w:p>
    <w:p w14:paraId="00000114" w14:textId="77777777" w:rsidR="001A30D1" w:rsidRDefault="00025883">
      <w:pPr>
        <w:pBdr>
          <w:top w:val="nil"/>
          <w:left w:val="nil"/>
          <w:bottom w:val="nil"/>
          <w:right w:val="nil"/>
          <w:between w:val="nil"/>
        </w:pBdr>
      </w:pPr>
      <w:sdt>
        <w:sdtPr>
          <w:tag w:val="goog_rdk_121"/>
          <w:id w:val="-1976213434"/>
        </w:sdtPr>
        <w:sdtEndPr/>
        <w:sdtContent>
          <w:del w:id="100" w:author="Daniele Fossemò" w:date="2019-12-15T12:01:00Z">
            <w:r>
              <w:rPr>
                <w:noProof/>
              </w:rPr>
              <w:drawing>
                <wp:inline distT="114300" distB="114300" distL="114300" distR="114300" wp14:anchorId="0405A7D2" wp14:editId="6803C95A">
                  <wp:extent cx="5486400" cy="4711700"/>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486400" cy="4711700"/>
                          </a:xfrm>
                          <a:prstGeom prst="rect">
                            <a:avLst/>
                          </a:prstGeom>
                          <a:ln/>
                        </pic:spPr>
                      </pic:pic>
                    </a:graphicData>
                  </a:graphic>
                </wp:inline>
              </w:drawing>
            </w:r>
          </w:del>
        </w:sdtContent>
      </w:sdt>
    </w:p>
    <w:p w14:paraId="00000115" w14:textId="77777777" w:rsidR="001A30D1" w:rsidRDefault="001A30D1">
      <w:pPr>
        <w:pBdr>
          <w:top w:val="nil"/>
          <w:left w:val="nil"/>
          <w:bottom w:val="nil"/>
          <w:right w:val="nil"/>
          <w:between w:val="nil"/>
        </w:pBdr>
        <w:rPr>
          <w:b/>
          <w:i/>
          <w:color w:val="4F81BD"/>
          <w:sz w:val="28"/>
          <w:szCs w:val="28"/>
        </w:rPr>
      </w:pPr>
    </w:p>
    <w:p w14:paraId="00000116" w14:textId="77777777" w:rsidR="001A30D1" w:rsidRDefault="00025883">
      <w:pPr>
        <w:pBdr>
          <w:top w:val="nil"/>
          <w:left w:val="nil"/>
          <w:bottom w:val="nil"/>
          <w:right w:val="nil"/>
          <w:between w:val="nil"/>
        </w:pBdr>
        <w:rPr>
          <w:b/>
          <w:i/>
          <w:color w:val="4F81BD"/>
          <w:sz w:val="28"/>
          <w:szCs w:val="28"/>
        </w:rPr>
      </w:pPr>
      <w:sdt>
        <w:sdtPr>
          <w:tag w:val="goog_rdk_123"/>
          <w:id w:val="-1522772632"/>
        </w:sdtPr>
        <w:sdtEndPr/>
        <w:sdtContent>
          <w:ins w:id="101" w:author="Daniele Fossemò" w:date="2019-12-15T12:01:00Z">
            <w:r>
              <w:rPr>
                <w:b/>
                <w:i/>
                <w:noProof/>
                <w:color w:val="4F81BD"/>
                <w:sz w:val="28"/>
                <w:szCs w:val="28"/>
              </w:rPr>
              <w:drawing>
                <wp:inline distT="114300" distB="114300" distL="114300" distR="114300" wp14:anchorId="74506605" wp14:editId="4B66D656">
                  <wp:extent cx="5486400" cy="6172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486400" cy="6172200"/>
                          </a:xfrm>
                          <a:prstGeom prst="rect">
                            <a:avLst/>
                          </a:prstGeom>
                          <a:ln/>
                        </pic:spPr>
                      </pic:pic>
                    </a:graphicData>
                  </a:graphic>
                </wp:inline>
              </w:drawing>
            </w:r>
          </w:ins>
        </w:sdtContent>
      </w:sdt>
    </w:p>
    <w:sdt>
      <w:sdtPr>
        <w:tag w:val="goog_rdk_127"/>
        <w:id w:val="1394165568"/>
      </w:sdtPr>
      <w:sdtEndPr/>
      <w:sdtContent>
        <w:p w14:paraId="00000117" w14:textId="77777777" w:rsidR="001A30D1" w:rsidRDefault="00025883">
          <w:pPr>
            <w:pBdr>
              <w:top w:val="nil"/>
              <w:left w:val="nil"/>
              <w:bottom w:val="nil"/>
              <w:right w:val="nil"/>
              <w:between w:val="nil"/>
            </w:pBdr>
            <w:rPr>
              <w:ins w:id="102" w:author="Daniele Fossemò" w:date="2019-12-15T17:15:00Z"/>
              <w:b/>
              <w:i/>
              <w:color w:val="4F81BD"/>
              <w:sz w:val="28"/>
              <w:szCs w:val="28"/>
            </w:rPr>
          </w:pPr>
          <w:sdt>
            <w:sdtPr>
              <w:tag w:val="goog_rdk_125"/>
              <w:id w:val="-536970765"/>
            </w:sdtPr>
            <w:sdtEndPr/>
            <w:sdtContent>
              <w:del w:id="103" w:author="Daniele Fossemò" w:date="2019-12-15T16:38:00Z">
                <w:r>
                  <w:rPr>
                    <w:b/>
                    <w:i/>
                    <w:noProof/>
                    <w:color w:val="4F81BD"/>
                    <w:sz w:val="28"/>
                    <w:szCs w:val="28"/>
                  </w:rPr>
                  <w:drawing>
                    <wp:inline distT="114300" distB="114300" distL="114300" distR="114300" wp14:anchorId="43397948" wp14:editId="0EEEA968">
                      <wp:extent cx="5486400" cy="3429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486400" cy="3429000"/>
                              </a:xfrm>
                              <a:prstGeom prst="rect">
                                <a:avLst/>
                              </a:prstGeom>
                              <a:ln/>
                            </pic:spPr>
                          </pic:pic>
                        </a:graphicData>
                      </a:graphic>
                    </wp:inline>
                  </w:drawing>
                </w:r>
              </w:del>
            </w:sdtContent>
          </w:sdt>
          <w:sdt>
            <w:sdtPr>
              <w:tag w:val="goog_rdk_126"/>
              <w:id w:val="-1069578870"/>
            </w:sdtPr>
            <w:sdtEndPr/>
            <w:sdtContent/>
          </w:sdt>
        </w:p>
      </w:sdtContent>
    </w:sdt>
    <w:p w14:paraId="00000118" w14:textId="77777777" w:rsidR="001A30D1" w:rsidRDefault="00025883">
      <w:pPr>
        <w:pBdr>
          <w:top w:val="nil"/>
          <w:left w:val="nil"/>
          <w:bottom w:val="nil"/>
          <w:right w:val="nil"/>
          <w:between w:val="nil"/>
        </w:pBdr>
        <w:rPr>
          <w:b/>
          <w:i/>
          <w:color w:val="4F81BD"/>
          <w:sz w:val="28"/>
          <w:szCs w:val="28"/>
        </w:rPr>
      </w:pPr>
      <w:sdt>
        <w:sdtPr>
          <w:tag w:val="goog_rdk_128"/>
          <w:id w:val="-1382473721"/>
        </w:sdtPr>
        <w:sdtEndPr/>
        <w:sdtContent>
          <w:ins w:id="104" w:author="Daniele Fossemò" w:date="2019-12-15T17:15:00Z">
            <w:r>
              <w:rPr>
                <w:b/>
                <w:i/>
                <w:noProof/>
                <w:color w:val="4F81BD"/>
                <w:sz w:val="28"/>
                <w:szCs w:val="28"/>
              </w:rPr>
              <w:drawing>
                <wp:inline distT="114300" distB="114300" distL="114300" distR="114300" wp14:anchorId="74E5C3FC" wp14:editId="2D9C8625">
                  <wp:extent cx="5486400" cy="313690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5486400" cy="3136900"/>
                          </a:xfrm>
                          <a:prstGeom prst="rect">
                            <a:avLst/>
                          </a:prstGeom>
                          <a:ln/>
                        </pic:spPr>
                      </pic:pic>
                    </a:graphicData>
                  </a:graphic>
                </wp:inline>
              </w:drawing>
            </w:r>
          </w:ins>
        </w:sdtContent>
      </w:sdt>
    </w:p>
    <w:sdt>
      <w:sdtPr>
        <w:tag w:val="goog_rdk_132"/>
        <w:id w:val="-543295554"/>
      </w:sdtPr>
      <w:sdtEndPr/>
      <w:sdtContent>
        <w:p w14:paraId="00000119" w14:textId="77777777" w:rsidR="001A30D1" w:rsidRDefault="00025883">
          <w:pPr>
            <w:pBdr>
              <w:top w:val="nil"/>
              <w:left w:val="nil"/>
              <w:bottom w:val="nil"/>
              <w:right w:val="nil"/>
              <w:between w:val="nil"/>
            </w:pBdr>
            <w:rPr>
              <w:ins w:id="105" w:author="Daniele Fossemò" w:date="2019-12-15T17:58:00Z"/>
              <w:b/>
              <w:i/>
              <w:color w:val="4F81BD"/>
              <w:sz w:val="28"/>
              <w:szCs w:val="28"/>
            </w:rPr>
          </w:pPr>
          <w:sdt>
            <w:sdtPr>
              <w:tag w:val="goog_rdk_130"/>
              <w:id w:val="117028333"/>
            </w:sdtPr>
            <w:sdtEndPr/>
            <w:sdtContent>
              <w:del w:id="106" w:author="Daniele Fossemò" w:date="2019-12-15T17:57:00Z">
                <w:r>
                  <w:rPr>
                    <w:b/>
                    <w:i/>
                    <w:noProof/>
                    <w:color w:val="4F81BD"/>
                    <w:sz w:val="28"/>
                    <w:szCs w:val="28"/>
                  </w:rPr>
                  <w:drawing>
                    <wp:inline distT="114300" distB="114300" distL="114300" distR="114300" wp14:anchorId="68D30CFC" wp14:editId="03A60DB2">
                      <wp:extent cx="5486400" cy="829151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486400" cy="8291513"/>
                              </a:xfrm>
                              <a:prstGeom prst="rect">
                                <a:avLst/>
                              </a:prstGeom>
                              <a:ln/>
                            </pic:spPr>
                          </pic:pic>
                        </a:graphicData>
                      </a:graphic>
                    </wp:inline>
                  </w:drawing>
                </w:r>
              </w:del>
            </w:sdtContent>
          </w:sdt>
          <w:sdt>
            <w:sdtPr>
              <w:tag w:val="goog_rdk_131"/>
              <w:id w:val="-1643878442"/>
            </w:sdtPr>
            <w:sdtEndPr/>
            <w:sdtContent/>
          </w:sdt>
        </w:p>
      </w:sdtContent>
    </w:sdt>
    <w:p w14:paraId="0000011A" w14:textId="77777777" w:rsidR="001A30D1" w:rsidRDefault="00025883">
      <w:pPr>
        <w:pBdr>
          <w:top w:val="nil"/>
          <w:left w:val="nil"/>
          <w:bottom w:val="nil"/>
          <w:right w:val="nil"/>
          <w:between w:val="nil"/>
        </w:pBdr>
        <w:rPr>
          <w:b/>
          <w:i/>
          <w:color w:val="4F81BD"/>
          <w:sz w:val="28"/>
          <w:szCs w:val="28"/>
        </w:rPr>
      </w:pPr>
      <w:sdt>
        <w:sdtPr>
          <w:tag w:val="goog_rdk_133"/>
          <w:id w:val="-1490175553"/>
        </w:sdtPr>
        <w:sdtEndPr/>
        <w:sdtContent>
          <w:ins w:id="107" w:author="Daniele Fossemò" w:date="2019-12-15T17:58:00Z">
            <w:r>
              <w:rPr>
                <w:b/>
                <w:i/>
                <w:noProof/>
                <w:color w:val="4F81BD"/>
                <w:sz w:val="28"/>
                <w:szCs w:val="28"/>
              </w:rPr>
              <w:drawing>
                <wp:inline distT="114300" distB="114300" distL="114300" distR="114300" wp14:anchorId="14681998" wp14:editId="78AA8AF9">
                  <wp:extent cx="5486400" cy="8358188"/>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486400" cy="8358188"/>
                          </a:xfrm>
                          <a:prstGeom prst="rect">
                            <a:avLst/>
                          </a:prstGeom>
                          <a:ln/>
                        </pic:spPr>
                      </pic:pic>
                    </a:graphicData>
                  </a:graphic>
                </wp:inline>
              </w:drawing>
            </w:r>
          </w:ins>
        </w:sdtContent>
      </w:sdt>
    </w:p>
    <w:p w14:paraId="0000011B" w14:textId="77777777" w:rsidR="001A30D1" w:rsidRDefault="001A30D1">
      <w:pPr>
        <w:pBdr>
          <w:top w:val="nil"/>
          <w:left w:val="nil"/>
          <w:bottom w:val="nil"/>
          <w:right w:val="nil"/>
          <w:between w:val="nil"/>
        </w:pBdr>
        <w:rPr>
          <w:b/>
          <w:i/>
          <w:color w:val="4F81BD"/>
          <w:sz w:val="28"/>
          <w:szCs w:val="28"/>
        </w:rPr>
      </w:pPr>
    </w:p>
    <w:p w14:paraId="0000011C" w14:textId="77777777" w:rsidR="001A30D1" w:rsidRDefault="001A30D1">
      <w:pPr>
        <w:pBdr>
          <w:top w:val="nil"/>
          <w:left w:val="nil"/>
          <w:bottom w:val="nil"/>
          <w:right w:val="nil"/>
          <w:between w:val="nil"/>
        </w:pBdr>
        <w:rPr>
          <w:b/>
          <w:i/>
          <w:color w:val="4F81BD"/>
          <w:sz w:val="28"/>
          <w:szCs w:val="28"/>
        </w:rPr>
      </w:pPr>
    </w:p>
    <w:p w14:paraId="0000011D" w14:textId="77777777" w:rsidR="001A30D1" w:rsidRDefault="00025883">
      <w:pPr>
        <w:pBdr>
          <w:top w:val="nil"/>
          <w:left w:val="nil"/>
          <w:bottom w:val="nil"/>
          <w:right w:val="nil"/>
          <w:between w:val="nil"/>
        </w:pBdr>
        <w:rPr>
          <w:b/>
          <w:i/>
          <w:color w:val="4F81BD"/>
          <w:sz w:val="28"/>
          <w:szCs w:val="28"/>
        </w:rPr>
      </w:pPr>
      <w:r>
        <w:rPr>
          <w:b/>
          <w:i/>
          <w:noProof/>
          <w:color w:val="4F81BD"/>
          <w:sz w:val="28"/>
          <w:szCs w:val="28"/>
        </w:rPr>
        <w:drawing>
          <wp:inline distT="114300" distB="114300" distL="114300" distR="114300" wp14:anchorId="41A2597C" wp14:editId="0C4FBA99">
            <wp:extent cx="5486400" cy="500380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486400" cy="5003800"/>
                    </a:xfrm>
                    <a:prstGeom prst="rect">
                      <a:avLst/>
                    </a:prstGeom>
                    <a:ln/>
                  </pic:spPr>
                </pic:pic>
              </a:graphicData>
            </a:graphic>
          </wp:inline>
        </w:drawing>
      </w:r>
    </w:p>
    <w:p w14:paraId="0000011E" w14:textId="77777777" w:rsidR="001A30D1" w:rsidRDefault="001A30D1">
      <w:pPr>
        <w:pBdr>
          <w:top w:val="nil"/>
          <w:left w:val="nil"/>
          <w:bottom w:val="nil"/>
          <w:right w:val="nil"/>
          <w:between w:val="nil"/>
        </w:pBdr>
        <w:rPr>
          <w:b/>
          <w:i/>
          <w:color w:val="4F81BD"/>
          <w:sz w:val="28"/>
          <w:szCs w:val="28"/>
        </w:rPr>
      </w:pPr>
    </w:p>
    <w:p w14:paraId="0000011F" w14:textId="77777777" w:rsidR="001A30D1" w:rsidRPr="003C3093" w:rsidRDefault="00025883">
      <w:pPr>
        <w:pStyle w:val="Title"/>
        <w:rPr>
          <w:rFonts w:ascii="Arial" w:eastAsia="Arial" w:hAnsi="Arial" w:cs="Arial"/>
          <w:i/>
          <w:color w:val="595959"/>
          <w:sz w:val="22"/>
          <w:szCs w:val="22"/>
          <w:lang w:val="it-IT"/>
        </w:rPr>
      </w:pPr>
      <w:r w:rsidRPr="003C3093">
        <w:rPr>
          <w:lang w:val="it-IT"/>
        </w:rPr>
        <w:br w:type="page"/>
      </w:r>
      <w:r w:rsidRPr="003C3093">
        <w:rPr>
          <w:lang w:val="it-IT"/>
        </w:rPr>
        <w:lastRenderedPageBreak/>
        <w:t xml:space="preserve">D. Dati e loro modellazione  </w:t>
      </w:r>
      <w:r>
        <w:pict w14:anchorId="1C9D1241">
          <v:rect id="_x0000_i1053" style="width:0;height:1.5pt" o:hralign="center" o:hrstd="t" o:hr="t" fillcolor="#a0a0a0" stroked="f"/>
        </w:pict>
      </w:r>
      <w:r w:rsidRPr="003C3093">
        <w:rPr>
          <w:rFonts w:ascii="Arial" w:eastAsia="Arial" w:hAnsi="Arial" w:cs="Arial"/>
          <w:i/>
          <w:color w:val="595959"/>
          <w:sz w:val="22"/>
          <w:szCs w:val="22"/>
          <w:lang w:val="it-IT"/>
        </w:rPr>
        <w:t xml:space="preserve">Definite le sorgenti di dati a voi necessarie per realizzare I servizi di cui sopra. </w:t>
      </w:r>
      <w:proofErr w:type="spellStart"/>
      <w:r w:rsidRPr="003C3093">
        <w:rPr>
          <w:rFonts w:ascii="Arial" w:eastAsia="Arial" w:hAnsi="Arial" w:cs="Arial"/>
          <w:i/>
          <w:color w:val="595959"/>
          <w:sz w:val="22"/>
          <w:szCs w:val="22"/>
          <w:lang w:val="it-IT"/>
        </w:rPr>
        <w:t>Modellat</w:t>
      </w:r>
      <w:proofErr w:type="spellEnd"/>
      <w:r w:rsidRPr="003C3093">
        <w:rPr>
          <w:rFonts w:ascii="Arial" w:eastAsia="Arial" w:hAnsi="Arial" w:cs="Arial"/>
          <w:i/>
          <w:color w:val="595959"/>
          <w:sz w:val="22"/>
          <w:szCs w:val="22"/>
          <w:lang w:val="it-IT"/>
        </w:rPr>
        <w:t xml:space="preserve"> tali dati tramite un ER o similari. Specificate se e quali di tali dati sono </w:t>
      </w:r>
      <w:proofErr w:type="spellStart"/>
      <w:r w:rsidRPr="003C3093">
        <w:rPr>
          <w:rFonts w:ascii="Arial" w:eastAsia="Arial" w:hAnsi="Arial" w:cs="Arial"/>
          <w:i/>
          <w:color w:val="595959"/>
          <w:sz w:val="22"/>
          <w:szCs w:val="22"/>
          <w:lang w:val="it-IT"/>
        </w:rPr>
        <w:t>gia’</w:t>
      </w:r>
      <w:proofErr w:type="spellEnd"/>
      <w:r w:rsidRPr="003C3093">
        <w:rPr>
          <w:rFonts w:ascii="Arial" w:eastAsia="Arial" w:hAnsi="Arial" w:cs="Arial"/>
          <w:i/>
          <w:color w:val="595959"/>
          <w:sz w:val="22"/>
          <w:szCs w:val="22"/>
          <w:lang w:val="it-IT"/>
        </w:rPr>
        <w:t xml:space="preserve"> forniti da applicativi esistenti.  </w:t>
      </w:r>
      <w:r>
        <w:pict w14:anchorId="6F30A49B">
          <v:rect id="_x0000_i1054" style="width:0;height:1.5pt" o:hralign="center" o:hrstd="t" o:hr="t" fillcolor="#a0a0a0" stroked="f"/>
        </w:pict>
      </w:r>
    </w:p>
    <w:p w14:paraId="00000120" w14:textId="77777777" w:rsidR="001A30D1" w:rsidRDefault="00025883">
      <w:pPr>
        <w:rPr>
          <w:rFonts w:ascii="Arial" w:eastAsia="Arial" w:hAnsi="Arial" w:cs="Arial"/>
          <w:i/>
          <w:color w:val="595959"/>
          <w:sz w:val="22"/>
          <w:szCs w:val="22"/>
        </w:rPr>
      </w:pPr>
      <w:r w:rsidRPr="003C3093">
        <w:rPr>
          <w:lang w:val="it-IT"/>
        </w:rPr>
        <w:t>Il sistema ha una principale sorgente dei d</w:t>
      </w:r>
      <w:r w:rsidRPr="003C3093">
        <w:rPr>
          <w:lang w:val="it-IT"/>
        </w:rPr>
        <w:t xml:space="preserve">ati: gli utenti. </w:t>
      </w:r>
      <w:proofErr w:type="gramStart"/>
      <w:r w:rsidRPr="003C3093">
        <w:rPr>
          <w:lang w:val="it-IT"/>
        </w:rPr>
        <w:t>Infatti</w:t>
      </w:r>
      <w:proofErr w:type="gramEnd"/>
      <w:r w:rsidRPr="003C3093">
        <w:rPr>
          <w:lang w:val="it-IT"/>
        </w:rPr>
        <w:t xml:space="preserve"> i principali dati utilizzati dalla piattaforma sono quelli relativi agli utenti e quelli relativi al materiale caricato.</w:t>
      </w:r>
      <w:r w:rsidRPr="003C3093">
        <w:rPr>
          <w:lang w:val="it-IT"/>
        </w:rPr>
        <w:br/>
        <w:t>Per quanto riguarda i dati degli utenti saranno essi stessi a fornirli durante la registrazione; vi sarà comun</w:t>
      </w:r>
      <w:r w:rsidRPr="003C3093">
        <w:rPr>
          <w:lang w:val="it-IT"/>
        </w:rPr>
        <w:t>que una verifica della mail universitaria tramite link di conferma. I dati relativi alle statistiche e alla graduatoria degli utenti più collaborativi sarà calcolata periodicamente dal sistema in maniera automatizzata.</w:t>
      </w:r>
      <w:r w:rsidRPr="003C3093">
        <w:rPr>
          <w:lang w:val="it-IT"/>
        </w:rPr>
        <w:br/>
        <w:t>Per quanto riguarda i dati dei docume</w:t>
      </w:r>
      <w:r w:rsidRPr="003C3093">
        <w:rPr>
          <w:lang w:val="it-IT"/>
        </w:rPr>
        <w:t>nti, anch’essi saranno forniti dagli utenti e saranno poi controllati da un amministratore (che quindi controllerà non solo che i documenti forniti non abbiano materiale con linguaggio offensivo e così via, ma che controllerà anche le fonti e che la docume</w:t>
      </w:r>
      <w:r w:rsidRPr="003C3093">
        <w:rPr>
          <w:lang w:val="it-IT"/>
        </w:rPr>
        <w:t>ntazione non violi un qualche diritto di copyright).</w:t>
      </w:r>
      <w:r w:rsidRPr="003C3093">
        <w:rPr>
          <w:lang w:val="it-IT"/>
        </w:rPr>
        <w:br/>
      </w:r>
      <w:r>
        <w:t xml:space="preserve">Lo schema ER </w:t>
      </w:r>
      <w:proofErr w:type="spellStart"/>
      <w:r>
        <w:t>risultante</w:t>
      </w:r>
      <w:proofErr w:type="spellEnd"/>
      <w:r>
        <w:t xml:space="preserve"> è </w:t>
      </w:r>
      <w:proofErr w:type="spellStart"/>
      <w:r>
        <w:t>il</w:t>
      </w:r>
      <w:proofErr w:type="spellEnd"/>
      <w:r>
        <w:t xml:space="preserve"> </w:t>
      </w:r>
      <w:proofErr w:type="spellStart"/>
      <w:r>
        <w:t>seguente</w:t>
      </w:r>
      <w:proofErr w:type="spellEnd"/>
      <w:r>
        <w:t>.</w:t>
      </w:r>
    </w:p>
    <w:p w14:paraId="00000121" w14:textId="77777777" w:rsidR="001A30D1" w:rsidRDefault="001A30D1">
      <w:pPr>
        <w:pBdr>
          <w:top w:val="nil"/>
          <w:left w:val="nil"/>
          <w:bottom w:val="nil"/>
          <w:right w:val="nil"/>
          <w:between w:val="nil"/>
        </w:pBdr>
        <w:spacing w:after="200" w:line="276" w:lineRule="auto"/>
      </w:pPr>
    </w:p>
    <w:sdt>
      <w:sdtPr>
        <w:tag w:val="goog_rdk_137"/>
        <w:id w:val="-1400126870"/>
      </w:sdtPr>
      <w:sdtEndPr/>
      <w:sdtContent>
        <w:p w14:paraId="00000122" w14:textId="77777777" w:rsidR="001A30D1" w:rsidRDefault="00025883">
          <w:pPr>
            <w:pBdr>
              <w:top w:val="nil"/>
              <w:left w:val="nil"/>
              <w:bottom w:val="nil"/>
              <w:right w:val="nil"/>
              <w:between w:val="nil"/>
            </w:pBdr>
            <w:spacing w:after="200" w:line="276" w:lineRule="auto"/>
            <w:rPr>
              <w:ins w:id="108" w:author="Daniele Fossemò" w:date="2019-12-15T17:26:00Z"/>
            </w:rPr>
          </w:pPr>
          <w:sdt>
            <w:sdtPr>
              <w:tag w:val="goog_rdk_135"/>
              <w:id w:val="-829138492"/>
            </w:sdtPr>
            <w:sdtEndPr/>
            <w:sdtContent>
              <w:del w:id="109" w:author="Daniele Fossemò" w:date="2019-12-13T16:40:00Z">
                <w:r>
                  <w:rPr>
                    <w:noProof/>
                  </w:rPr>
                  <w:drawing>
                    <wp:inline distT="114300" distB="114300" distL="114300" distR="114300" wp14:anchorId="69B63D2C" wp14:editId="0F55A6AA">
                      <wp:extent cx="5329238" cy="3774877"/>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329238" cy="3774877"/>
                              </a:xfrm>
                              <a:prstGeom prst="rect">
                                <a:avLst/>
                              </a:prstGeom>
                              <a:ln/>
                            </pic:spPr>
                          </pic:pic>
                        </a:graphicData>
                      </a:graphic>
                    </wp:inline>
                  </w:drawing>
                </w:r>
              </w:del>
            </w:sdtContent>
          </w:sdt>
          <w:sdt>
            <w:sdtPr>
              <w:tag w:val="goog_rdk_136"/>
              <w:id w:val="141783678"/>
            </w:sdtPr>
            <w:sdtEndPr/>
            <w:sdtContent/>
          </w:sdt>
        </w:p>
      </w:sdtContent>
    </w:sdt>
    <w:p w14:paraId="00000123" w14:textId="77777777" w:rsidR="001A30D1" w:rsidRDefault="00025883">
      <w:pPr>
        <w:pBdr>
          <w:top w:val="nil"/>
          <w:left w:val="nil"/>
          <w:bottom w:val="nil"/>
          <w:right w:val="nil"/>
          <w:between w:val="nil"/>
        </w:pBdr>
        <w:spacing w:after="200" w:line="276" w:lineRule="auto"/>
      </w:pPr>
      <w:sdt>
        <w:sdtPr>
          <w:tag w:val="goog_rdk_138"/>
          <w:id w:val="-877930483"/>
        </w:sdtPr>
        <w:sdtEndPr/>
        <w:sdtContent>
          <w:ins w:id="110" w:author="Daniele Fossemò" w:date="2019-12-15T17:26:00Z">
            <w:r>
              <w:rPr>
                <w:noProof/>
              </w:rPr>
              <w:drawing>
                <wp:inline distT="114300" distB="114300" distL="114300" distR="114300" wp14:anchorId="63E78DE4" wp14:editId="453B3E44">
                  <wp:extent cx="5486400" cy="3886200"/>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5486400" cy="3886200"/>
                          </a:xfrm>
                          <a:prstGeom prst="rect">
                            <a:avLst/>
                          </a:prstGeom>
                          <a:ln/>
                        </pic:spPr>
                      </pic:pic>
                    </a:graphicData>
                  </a:graphic>
                </wp:inline>
              </w:drawing>
            </w:r>
          </w:ins>
        </w:sdtContent>
      </w:sdt>
    </w:p>
    <w:p w14:paraId="00000124" w14:textId="77777777" w:rsidR="001A30D1" w:rsidRDefault="00025883">
      <w:pPr>
        <w:pStyle w:val="Title"/>
        <w:rPr>
          <w:rFonts w:ascii="Arial" w:eastAsia="Arial" w:hAnsi="Arial" w:cs="Arial"/>
          <w:sz w:val="48"/>
          <w:szCs w:val="48"/>
        </w:rPr>
      </w:pPr>
      <w:r>
        <w:br w:type="page"/>
      </w:r>
      <w:r>
        <w:lastRenderedPageBreak/>
        <w:t xml:space="preserve">E. Design Decisions     </w:t>
      </w:r>
      <w:r>
        <w:br/>
      </w:r>
      <w:r>
        <w:rPr>
          <w:rFonts w:ascii="Arial" w:eastAsia="Arial" w:hAnsi="Arial" w:cs="Arial"/>
          <w:sz w:val="22"/>
          <w:szCs w:val="22"/>
        </w:rPr>
        <w:t xml:space="preserve">&lt;Document here the </w:t>
      </w:r>
      <w:r>
        <w:rPr>
          <w:rFonts w:ascii="Arial" w:eastAsia="Arial" w:hAnsi="Arial" w:cs="Arial"/>
          <w:b/>
          <w:sz w:val="22"/>
          <w:szCs w:val="22"/>
        </w:rPr>
        <w:t>5</w:t>
      </w:r>
      <w:r>
        <w:rPr>
          <w:rFonts w:ascii="Arial" w:eastAsia="Arial" w:hAnsi="Arial" w:cs="Arial"/>
          <w:sz w:val="22"/>
          <w:szCs w:val="22"/>
        </w:rPr>
        <w:t xml:space="preserve"> most important design decisions you had to take. You can use both a textual or a diagrammatic specification.&gt;</w:t>
      </w:r>
      <w:r>
        <w:rPr>
          <w:rFonts w:ascii="Arial" w:eastAsia="Arial" w:hAnsi="Arial" w:cs="Arial"/>
          <w:sz w:val="48"/>
          <w:szCs w:val="48"/>
        </w:rPr>
        <w:t xml:space="preserve"> </w:t>
      </w:r>
      <w:r>
        <w:pict w14:anchorId="7DC25654">
          <v:rect id="_x0000_i1055" style="width:0;height:1.5pt" o:hralign="center" o:hrstd="t" o:hr="t" fillcolor="#a0a0a0" stroked="f"/>
        </w:pict>
      </w:r>
    </w:p>
    <w:p w14:paraId="00000125"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1- </w:t>
      </w:r>
      <w:r w:rsidRPr="003C3093">
        <w:rPr>
          <w:b/>
          <w:lang w:val="it-IT"/>
        </w:rPr>
        <w:t>modalità di utilizzo</w:t>
      </w:r>
    </w:p>
    <w:p w14:paraId="00000126" w14:textId="77777777" w:rsidR="001A30D1" w:rsidRPr="003C3093" w:rsidRDefault="00025883">
      <w:pPr>
        <w:pBdr>
          <w:top w:val="nil"/>
          <w:left w:val="nil"/>
          <w:bottom w:val="nil"/>
          <w:right w:val="nil"/>
          <w:between w:val="nil"/>
        </w:pBdr>
        <w:spacing w:after="200" w:line="276" w:lineRule="auto"/>
        <w:rPr>
          <w:lang w:val="it-IT"/>
        </w:rPr>
      </w:pPr>
      <w:r w:rsidRPr="003C3093">
        <w:rPr>
          <w:lang w:val="it-IT"/>
        </w:rPr>
        <w:t xml:space="preserve">Il sistema è stato pensato per offrire agli utenti una vista totale di tutto il materiale presente sul suddetto (e non </w:t>
      </w:r>
      <w:r w:rsidRPr="003C3093">
        <w:rPr>
          <w:lang w:val="it-IT"/>
        </w:rPr>
        <w:t>tramite università e/o corso). Detto ciò il sistema, per la protezione di materiale con copyright non permetterà di scaricare la documentazione sulla quale si ha accesso. Questa scelta è stata presa anche per evitare che un utente abbonato (quindi con la p</w:t>
      </w:r>
      <w:r w:rsidRPr="003C3093">
        <w:rPr>
          <w:lang w:val="it-IT"/>
        </w:rPr>
        <w:t>ossibilità di poter accedere a tutto il materiale senza usare i punti, “venda” i documenti sul sito a chiunque).</w:t>
      </w:r>
    </w:p>
    <w:p w14:paraId="00000127"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2- </w:t>
      </w:r>
      <w:r w:rsidRPr="003C3093">
        <w:rPr>
          <w:b/>
          <w:lang w:val="it-IT"/>
        </w:rPr>
        <w:t>pattern MVC</w:t>
      </w:r>
    </w:p>
    <w:p w14:paraId="00000128" w14:textId="77777777" w:rsidR="001A30D1" w:rsidRPr="003C3093" w:rsidRDefault="00025883">
      <w:pPr>
        <w:pBdr>
          <w:top w:val="nil"/>
          <w:left w:val="nil"/>
          <w:bottom w:val="nil"/>
          <w:right w:val="nil"/>
          <w:between w:val="nil"/>
        </w:pBdr>
        <w:spacing w:after="200" w:line="276" w:lineRule="auto"/>
        <w:rPr>
          <w:lang w:val="it-IT"/>
        </w:rPr>
      </w:pPr>
      <w:r w:rsidRPr="003C3093">
        <w:rPr>
          <w:lang w:val="it-IT"/>
        </w:rPr>
        <w:t>Il sistema è progettato tramite il pattern di design MVC (model-</w:t>
      </w:r>
      <w:proofErr w:type="spellStart"/>
      <w:r w:rsidRPr="003C3093">
        <w:rPr>
          <w:lang w:val="it-IT"/>
        </w:rPr>
        <w:t>view</w:t>
      </w:r>
      <w:proofErr w:type="spellEnd"/>
      <w:r w:rsidRPr="003C3093">
        <w:rPr>
          <w:lang w:val="it-IT"/>
        </w:rPr>
        <w:t>-control).</w:t>
      </w:r>
    </w:p>
    <w:p w14:paraId="00000129"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3- </w:t>
      </w:r>
      <w:r w:rsidRPr="003C3093">
        <w:rPr>
          <w:b/>
          <w:lang w:val="it-IT"/>
        </w:rPr>
        <w:t xml:space="preserve">Admin user </w:t>
      </w:r>
    </w:p>
    <w:p w14:paraId="0000012A" w14:textId="77777777" w:rsidR="001A30D1" w:rsidRPr="003C3093" w:rsidRDefault="00025883">
      <w:pPr>
        <w:pBdr>
          <w:top w:val="nil"/>
          <w:left w:val="nil"/>
          <w:bottom w:val="nil"/>
          <w:right w:val="nil"/>
          <w:between w:val="nil"/>
        </w:pBdr>
        <w:spacing w:after="200" w:line="276" w:lineRule="auto"/>
        <w:rPr>
          <w:lang w:val="it-IT"/>
        </w:rPr>
      </w:pPr>
      <w:r w:rsidRPr="003C3093">
        <w:rPr>
          <w:lang w:val="it-IT"/>
        </w:rPr>
        <w:t xml:space="preserve">Il sistema prevederà la figura di </w:t>
      </w:r>
      <w:r w:rsidRPr="003C3093">
        <w:rPr>
          <w:lang w:val="it-IT"/>
        </w:rPr>
        <w:t>amministratore, questa figura sarà adibita al controllo dei documenti caricati ed avrà accesso a funzioni che non sono disponibili per gli utenti normali. Esso svolge una funzione di controllo sui documenti caricati nel sistema e controllerà le segnalazion</w:t>
      </w:r>
      <w:r w:rsidRPr="003C3093">
        <w:rPr>
          <w:lang w:val="it-IT"/>
        </w:rPr>
        <w:t>i fornite dagli utenti.</w:t>
      </w:r>
    </w:p>
    <w:p w14:paraId="0000012B"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4- </w:t>
      </w:r>
      <w:r w:rsidRPr="003C3093">
        <w:rPr>
          <w:b/>
          <w:lang w:val="it-IT"/>
        </w:rPr>
        <w:t>servizi esterni</w:t>
      </w:r>
    </w:p>
    <w:p w14:paraId="0000012C" w14:textId="77777777" w:rsidR="001A30D1" w:rsidRPr="003C3093" w:rsidRDefault="00025883">
      <w:pPr>
        <w:pBdr>
          <w:top w:val="nil"/>
          <w:left w:val="nil"/>
          <w:bottom w:val="nil"/>
          <w:right w:val="nil"/>
          <w:between w:val="nil"/>
        </w:pBdr>
        <w:spacing w:after="200" w:line="276" w:lineRule="auto"/>
        <w:rPr>
          <w:lang w:val="it-IT"/>
        </w:rPr>
      </w:pPr>
      <w:r w:rsidRPr="003C3093">
        <w:rPr>
          <w:lang w:val="it-IT"/>
        </w:rPr>
        <w:t>Il sistema, mentre per i dati personali degli utenti utilizzerà server interni, per i dati relativi al materiale caricato sulla piattaforma si appoggia a server esterni. Il sistema inoltre si aggancia ad un serviz</w:t>
      </w:r>
      <w:r w:rsidRPr="003C3093">
        <w:rPr>
          <w:lang w:val="it-IT"/>
        </w:rPr>
        <w:t>io di cyber-security per garantire un buon livello di sicurezza.</w:t>
      </w:r>
    </w:p>
    <w:p w14:paraId="0000012D" w14:textId="77777777" w:rsidR="001A30D1" w:rsidRPr="003C3093" w:rsidRDefault="00025883">
      <w:pPr>
        <w:pBdr>
          <w:top w:val="nil"/>
          <w:left w:val="nil"/>
          <w:bottom w:val="nil"/>
          <w:right w:val="nil"/>
          <w:between w:val="nil"/>
        </w:pBdr>
        <w:spacing w:after="200" w:line="276" w:lineRule="auto"/>
        <w:rPr>
          <w:b/>
          <w:lang w:val="it-IT"/>
        </w:rPr>
      </w:pPr>
      <w:r w:rsidRPr="003C3093">
        <w:rPr>
          <w:lang w:val="it-IT"/>
        </w:rPr>
        <w:t xml:space="preserve">5- </w:t>
      </w:r>
      <w:r w:rsidRPr="003C3093">
        <w:rPr>
          <w:b/>
          <w:lang w:val="it-IT"/>
        </w:rPr>
        <w:t>interfaccia grafica</w:t>
      </w:r>
    </w:p>
    <w:p w14:paraId="0000012E" w14:textId="77777777" w:rsidR="001A30D1" w:rsidRPr="003C3093" w:rsidRDefault="00025883">
      <w:pPr>
        <w:pBdr>
          <w:top w:val="nil"/>
          <w:left w:val="nil"/>
          <w:bottom w:val="nil"/>
          <w:right w:val="nil"/>
          <w:between w:val="nil"/>
        </w:pBdr>
        <w:spacing w:after="200" w:line="276" w:lineRule="auto"/>
        <w:rPr>
          <w:rFonts w:ascii="Cambria" w:eastAsia="Cambria" w:hAnsi="Cambria" w:cs="Cambria"/>
          <w:color w:val="000000"/>
          <w:lang w:val="it-IT"/>
        </w:rPr>
      </w:pPr>
      <w:r w:rsidRPr="003C3093">
        <w:rPr>
          <w:lang w:val="it-IT"/>
        </w:rPr>
        <w:t>Il sistema verrà implementato cercando di realizzare un’interfaccia grafica il più possibile user-</w:t>
      </w:r>
      <w:proofErr w:type="spellStart"/>
      <w:r w:rsidRPr="003C3093">
        <w:rPr>
          <w:lang w:val="it-IT"/>
        </w:rPr>
        <w:t>friendly</w:t>
      </w:r>
      <w:proofErr w:type="spellEnd"/>
      <w:r w:rsidRPr="003C3093">
        <w:rPr>
          <w:lang w:val="it-IT"/>
        </w:rPr>
        <w:t xml:space="preserve"> per gli utenti finali.</w:t>
      </w:r>
    </w:p>
    <w:p w14:paraId="0000012F" w14:textId="77777777" w:rsidR="001A30D1" w:rsidRPr="003C3093" w:rsidRDefault="001A30D1">
      <w:pPr>
        <w:pBdr>
          <w:top w:val="nil"/>
          <w:left w:val="nil"/>
          <w:bottom w:val="nil"/>
          <w:right w:val="nil"/>
          <w:between w:val="nil"/>
        </w:pBdr>
        <w:spacing w:after="200" w:line="276" w:lineRule="auto"/>
        <w:rPr>
          <w:rFonts w:ascii="Cambria" w:eastAsia="Cambria" w:hAnsi="Cambria" w:cs="Cambria"/>
          <w:color w:val="000000"/>
          <w:lang w:val="it-IT"/>
        </w:rPr>
      </w:pPr>
    </w:p>
    <w:p w14:paraId="00000130" w14:textId="77777777" w:rsidR="001A30D1" w:rsidRDefault="00025883">
      <w:pPr>
        <w:pStyle w:val="Title"/>
        <w:spacing w:line="276" w:lineRule="auto"/>
      </w:pPr>
      <w:r w:rsidRPr="003C3093">
        <w:rPr>
          <w:lang w:val="it-IT"/>
        </w:rPr>
        <w:br w:type="page"/>
      </w:r>
      <w:sdt>
        <w:sdtPr>
          <w:tag w:val="goog_rdk_139"/>
          <w:id w:val="981282586"/>
        </w:sdtPr>
        <w:sdtEndPr/>
        <w:sdtContent>
          <w:ins w:id="111" w:author="Davide Ricci" w:date="2019-12-15T18:05:00Z">
            <w:r>
              <w:rPr>
                <w:color w:val="000000"/>
                <w:sz w:val="24"/>
                <w:szCs w:val="24"/>
              </w:rPr>
              <w:t xml:space="preserve"> </w:t>
            </w:r>
          </w:ins>
        </w:sdtContent>
      </w:sdt>
      <w:r>
        <w:t xml:space="preserve">F. Design di Basso </w:t>
      </w:r>
      <w:proofErr w:type="spellStart"/>
      <w:r>
        <w:t>Livello</w:t>
      </w:r>
      <w:proofErr w:type="spellEnd"/>
    </w:p>
    <w:p w14:paraId="00000131" w14:textId="77777777" w:rsidR="001A30D1" w:rsidRDefault="00025883">
      <w:pPr>
        <w:pBdr>
          <w:top w:val="nil"/>
          <w:left w:val="nil"/>
          <w:bottom w:val="nil"/>
          <w:right w:val="nil"/>
          <w:between w:val="nil"/>
        </w:pBdr>
      </w:pPr>
      <w:r>
        <w:pict w14:anchorId="161294E7">
          <v:rect id="_x0000_i1056" style="width:0;height:1.5pt" o:hralign="center" o:hrstd="t" o:hr="t" fillcolor="#a0a0a0" stroked="f"/>
        </w:pict>
      </w:r>
    </w:p>
    <w:sdt>
      <w:sdtPr>
        <w:tag w:val="goog_rdk_143"/>
        <w:id w:val="-268013056"/>
      </w:sdtPr>
      <w:sdtEndPr/>
      <w:sdtContent>
        <w:p w14:paraId="00000132" w14:textId="77777777" w:rsidR="001A30D1" w:rsidRDefault="00025883">
          <w:pPr>
            <w:pBdr>
              <w:top w:val="nil"/>
              <w:left w:val="nil"/>
              <w:bottom w:val="nil"/>
              <w:right w:val="nil"/>
              <w:between w:val="nil"/>
            </w:pBdr>
            <w:rPr>
              <w:ins w:id="112" w:author="Daniele Fossemò" w:date="2019-12-16T16:06:00Z"/>
            </w:rPr>
          </w:pPr>
          <w:sdt>
            <w:sdtPr>
              <w:tag w:val="goog_rdk_141"/>
              <w:id w:val="-202332189"/>
            </w:sdtPr>
            <w:sdtEndPr/>
            <w:sdtContent>
              <w:del w:id="113" w:author="Daniele Fossemò" w:date="2019-12-16T16:06:00Z">
                <w:r>
                  <w:rPr>
                    <w:noProof/>
                  </w:rPr>
                  <w:drawing>
                    <wp:inline distT="114300" distB="114300" distL="114300" distR="114300" wp14:anchorId="0CD099C3" wp14:editId="39A78643">
                      <wp:extent cx="5486400" cy="70612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7061200"/>
                              </a:xfrm>
                              <a:prstGeom prst="rect">
                                <a:avLst/>
                              </a:prstGeom>
                              <a:ln/>
                            </pic:spPr>
                          </pic:pic>
                        </a:graphicData>
                      </a:graphic>
                    </wp:inline>
                  </w:drawing>
                </w:r>
              </w:del>
            </w:sdtContent>
          </w:sdt>
          <w:sdt>
            <w:sdtPr>
              <w:tag w:val="goog_rdk_142"/>
              <w:id w:val="564226727"/>
            </w:sdtPr>
            <w:sdtEndPr/>
            <w:sdtContent/>
          </w:sdt>
        </w:p>
      </w:sdtContent>
    </w:sdt>
    <w:p w14:paraId="00000133" w14:textId="77777777" w:rsidR="001A30D1" w:rsidRDefault="00025883">
      <w:pPr>
        <w:pBdr>
          <w:top w:val="nil"/>
          <w:left w:val="nil"/>
          <w:bottom w:val="nil"/>
          <w:right w:val="nil"/>
          <w:between w:val="nil"/>
        </w:pBdr>
      </w:pPr>
      <w:sdt>
        <w:sdtPr>
          <w:tag w:val="goog_rdk_144"/>
          <w:id w:val="-995111271"/>
        </w:sdtPr>
        <w:sdtEndPr/>
        <w:sdtContent>
          <w:ins w:id="114" w:author="Daniele Fossemò" w:date="2019-12-16T16:06:00Z">
            <w:r>
              <w:rPr>
                <w:noProof/>
              </w:rPr>
              <w:drawing>
                <wp:inline distT="114300" distB="114300" distL="114300" distR="114300" wp14:anchorId="6AD6898F" wp14:editId="43682F41">
                  <wp:extent cx="5486400" cy="707390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5486400" cy="7073900"/>
                          </a:xfrm>
                          <a:prstGeom prst="rect">
                            <a:avLst/>
                          </a:prstGeom>
                          <a:ln/>
                        </pic:spPr>
                      </pic:pic>
                    </a:graphicData>
                  </a:graphic>
                </wp:inline>
              </w:drawing>
            </w:r>
          </w:ins>
        </w:sdtContent>
      </w:sdt>
      <w:r>
        <w:pict w14:anchorId="7854F46C">
          <v:rect id="_x0000_i1057" style="width:0;height:1.5pt" o:hralign="center" o:hrstd="t" o:hr="t" fillcolor="#a0a0a0" stroked="f"/>
        </w:pict>
      </w:r>
    </w:p>
    <w:p w14:paraId="00000134" w14:textId="77777777" w:rsidR="001A30D1" w:rsidRDefault="00025883">
      <w:pPr>
        <w:pStyle w:val="Title"/>
        <w:spacing w:line="276" w:lineRule="auto"/>
      </w:pPr>
      <w:r>
        <w:lastRenderedPageBreak/>
        <w:pict w14:anchorId="391835E3">
          <v:rect id="_x0000_i1058" style="width:0;height:1.5pt" o:hralign="center" o:hrstd="t" o:hr="t" fillcolor="#a0a0a0" stroked="f"/>
        </w:pict>
      </w:r>
      <w:r>
        <w:t xml:space="preserve">G. Explain how the FRs and the NFRs are satisfied by design </w:t>
      </w:r>
    </w:p>
    <w:p w14:paraId="00000135" w14:textId="77777777" w:rsidR="001A30D1" w:rsidRDefault="00025883">
      <w:pPr>
        <w:pStyle w:val="Title"/>
        <w:spacing w:line="276" w:lineRule="auto"/>
        <w:rPr>
          <w:rFonts w:ascii="Arial" w:eastAsia="Arial" w:hAnsi="Arial" w:cs="Arial"/>
          <w:i/>
          <w:sz w:val="22"/>
          <w:szCs w:val="22"/>
        </w:rPr>
      </w:pPr>
      <w:r>
        <w:pict w14:anchorId="2CCAEF84">
          <v:rect id="_x0000_i1059" style="width:0;height:1.5pt" o:hralign="center" o:hrstd="t" o:hr="t" fillcolor="#a0a0a0" stroked="f"/>
        </w:pict>
      </w:r>
      <w:r>
        <w:rPr>
          <w:rFonts w:ascii="Arial" w:eastAsia="Arial" w:hAnsi="Arial" w:cs="Arial"/>
          <w:i/>
          <w:sz w:val="22"/>
          <w:szCs w:val="22"/>
        </w:rPr>
        <w:t xml:space="preserve">&lt;Report in this section how the </w:t>
      </w:r>
      <w:proofErr w:type="gramStart"/>
      <w:r>
        <w:rPr>
          <w:rFonts w:ascii="Arial" w:eastAsia="Arial" w:hAnsi="Arial" w:cs="Arial"/>
          <w:i/>
          <w:sz w:val="22"/>
          <w:szCs w:val="22"/>
        </w:rPr>
        <w:t>architectural  and</w:t>
      </w:r>
      <w:proofErr w:type="gramEnd"/>
      <w:r>
        <w:rPr>
          <w:rFonts w:ascii="Arial" w:eastAsia="Arial" w:hAnsi="Arial" w:cs="Arial"/>
          <w:i/>
          <w:sz w:val="22"/>
          <w:szCs w:val="22"/>
        </w:rPr>
        <w:t xml:space="preserve"> low level design you produced satisfies the FRs and the NFRs&gt;</w:t>
      </w:r>
      <w:r>
        <w:pict w14:anchorId="3436972E">
          <v:rect id="_x0000_i1060" style="width:0;height:1.5pt" o:hralign="center" o:hrstd="t" o:hr="t" fillcolor="#a0a0a0" stroked="f"/>
        </w:pict>
      </w:r>
    </w:p>
    <w:p w14:paraId="00000136" w14:textId="77777777" w:rsidR="001A30D1" w:rsidRDefault="001A30D1">
      <w:pPr>
        <w:pStyle w:val="Title"/>
        <w:spacing w:before="240" w:after="240" w:line="276" w:lineRule="auto"/>
        <w:rPr>
          <w:rFonts w:ascii="Times New Roman" w:eastAsia="Times New Roman" w:hAnsi="Times New Roman" w:cs="Times New Roman"/>
          <w:b/>
          <w:color w:val="000000"/>
          <w:sz w:val="24"/>
          <w:szCs w:val="24"/>
        </w:rPr>
      </w:pPr>
    </w:p>
    <w:p w14:paraId="00000137" w14:textId="77777777" w:rsidR="001A30D1" w:rsidRPr="003C3093" w:rsidRDefault="00025883">
      <w:pPr>
        <w:pStyle w:val="Title"/>
        <w:spacing w:before="240" w:after="240" w:line="276" w:lineRule="auto"/>
        <w:rPr>
          <w:rFonts w:ascii="Times New Roman" w:eastAsia="Times New Roman" w:hAnsi="Times New Roman" w:cs="Times New Roman"/>
          <w:b/>
          <w:color w:val="000000"/>
          <w:sz w:val="24"/>
          <w:szCs w:val="24"/>
          <w:lang w:val="it-IT"/>
        </w:rPr>
      </w:pPr>
      <w:r w:rsidRPr="003C3093">
        <w:rPr>
          <w:rFonts w:ascii="Times New Roman" w:eastAsia="Times New Roman" w:hAnsi="Times New Roman" w:cs="Times New Roman"/>
          <w:b/>
          <w:color w:val="000000"/>
          <w:sz w:val="24"/>
          <w:szCs w:val="24"/>
          <w:lang w:val="it-IT"/>
        </w:rPr>
        <w:t>Requisiti non funzionali:</w:t>
      </w:r>
    </w:p>
    <w:p w14:paraId="00000138" w14:textId="77777777" w:rsidR="001A30D1" w:rsidRPr="003C3093" w:rsidRDefault="00025883">
      <w:pPr>
        <w:pStyle w:val="Title"/>
        <w:spacing w:before="240" w:after="240" w:line="276" w:lineRule="auto"/>
        <w:rPr>
          <w:rFonts w:ascii="Times New Roman" w:eastAsia="Times New Roman" w:hAnsi="Times New Roman" w:cs="Times New Roman"/>
          <w:color w:val="000000"/>
          <w:sz w:val="24"/>
          <w:szCs w:val="24"/>
          <w:lang w:val="it-IT"/>
        </w:rPr>
      </w:pPr>
      <w:proofErr w:type="spellStart"/>
      <w:r w:rsidRPr="003C3093">
        <w:rPr>
          <w:rFonts w:ascii="Times New Roman" w:eastAsia="Times New Roman" w:hAnsi="Times New Roman" w:cs="Times New Roman"/>
          <w:b/>
          <w:color w:val="000000"/>
          <w:sz w:val="24"/>
          <w:szCs w:val="24"/>
          <w:lang w:val="it-IT"/>
        </w:rPr>
        <w:t>Usability</w:t>
      </w:r>
      <w:proofErr w:type="spellEnd"/>
      <w:r w:rsidRPr="003C3093">
        <w:rPr>
          <w:rFonts w:ascii="Times New Roman" w:eastAsia="Times New Roman" w:hAnsi="Times New Roman" w:cs="Times New Roman"/>
          <w:color w:val="000000"/>
          <w:sz w:val="24"/>
          <w:szCs w:val="24"/>
          <w:lang w:val="it-IT"/>
        </w:rPr>
        <w:t>:</w:t>
      </w:r>
    </w:p>
    <w:p w14:paraId="00000139" w14:textId="77777777" w:rsidR="001A30D1" w:rsidRPr="003C3093" w:rsidRDefault="00025883">
      <w:pPr>
        <w:pStyle w:val="Title"/>
        <w:spacing w:before="240" w:after="240" w:line="276" w:lineRule="auto"/>
        <w:rPr>
          <w:rFonts w:ascii="Times New Roman" w:eastAsia="Times New Roman" w:hAnsi="Times New Roman" w:cs="Times New Roman"/>
          <w:color w:val="000000"/>
          <w:sz w:val="24"/>
          <w:szCs w:val="24"/>
          <w:lang w:val="it-IT"/>
        </w:rPr>
      </w:pPr>
      <w:r w:rsidRPr="003C3093">
        <w:rPr>
          <w:rFonts w:ascii="Times New Roman" w:eastAsia="Times New Roman" w:hAnsi="Times New Roman" w:cs="Times New Roman"/>
          <w:color w:val="000000"/>
          <w:sz w:val="24"/>
          <w:szCs w:val="24"/>
          <w:lang w:val="it-IT"/>
        </w:rPr>
        <w:t xml:space="preserve">Il caricamento dei file è implementato </w:t>
      </w:r>
      <w:proofErr w:type="gramStart"/>
      <w:r w:rsidRPr="003C3093">
        <w:rPr>
          <w:rFonts w:ascii="Times New Roman" w:eastAsia="Times New Roman" w:hAnsi="Times New Roman" w:cs="Times New Roman"/>
          <w:color w:val="000000"/>
          <w:sz w:val="24"/>
          <w:szCs w:val="24"/>
          <w:lang w:val="it-IT"/>
        </w:rPr>
        <w:t>nel class</w:t>
      </w:r>
      <w:proofErr w:type="gramEnd"/>
      <w:r w:rsidRPr="003C3093">
        <w:rPr>
          <w:rFonts w:ascii="Times New Roman" w:eastAsia="Times New Roman" w:hAnsi="Times New Roman" w:cs="Times New Roman"/>
          <w:color w:val="000000"/>
          <w:sz w:val="24"/>
          <w:szCs w:val="24"/>
          <w:lang w:val="it-IT"/>
        </w:rPr>
        <w:t xml:space="preserve"> </w:t>
      </w:r>
      <w:proofErr w:type="spellStart"/>
      <w:r w:rsidRPr="003C3093">
        <w:rPr>
          <w:rFonts w:ascii="Times New Roman" w:eastAsia="Times New Roman" w:hAnsi="Times New Roman" w:cs="Times New Roman"/>
          <w:color w:val="000000"/>
          <w:sz w:val="24"/>
          <w:szCs w:val="24"/>
          <w:lang w:val="it-IT"/>
        </w:rPr>
        <w:t>diagram</w:t>
      </w:r>
      <w:proofErr w:type="spellEnd"/>
      <w:r w:rsidRPr="003C3093">
        <w:rPr>
          <w:rFonts w:ascii="Times New Roman" w:eastAsia="Times New Roman" w:hAnsi="Times New Roman" w:cs="Times New Roman"/>
          <w:color w:val="000000"/>
          <w:sz w:val="24"/>
          <w:szCs w:val="24"/>
          <w:lang w:val="it-IT"/>
        </w:rPr>
        <w:t xml:space="preserve">, (lo stesso vale per la modifica e per la visione) e l’interfaccia grafica </w:t>
      </w:r>
      <w:sdt>
        <w:sdtPr>
          <w:tag w:val="goog_rdk_145"/>
          <w:id w:val="-1592934221"/>
        </w:sdtPr>
        <w:sdtEndPr/>
        <w:sdtContent>
          <w:ins w:id="115" w:author="Daniele Fossemò" w:date="2019-12-16T16:10:00Z">
            <w:r w:rsidRPr="003C3093">
              <w:rPr>
                <w:rFonts w:ascii="Times New Roman" w:eastAsia="Times New Roman" w:hAnsi="Times New Roman" w:cs="Times New Roman"/>
                <w:color w:val="000000"/>
                <w:sz w:val="24"/>
                <w:szCs w:val="24"/>
                <w:lang w:val="it-IT"/>
              </w:rPr>
              <w:t xml:space="preserve">sviluppata durante la fase di implementazione del front end </w:t>
            </w:r>
          </w:ins>
        </w:sdtContent>
      </w:sdt>
      <w:r w:rsidRPr="003C3093">
        <w:rPr>
          <w:rFonts w:ascii="Times New Roman" w:eastAsia="Times New Roman" w:hAnsi="Times New Roman" w:cs="Times New Roman"/>
          <w:color w:val="000000"/>
          <w:sz w:val="24"/>
          <w:szCs w:val="24"/>
          <w:lang w:val="it-IT"/>
        </w:rPr>
        <w:t>viene incontro a queste esigenze. Il sistema garantisce di pot</w:t>
      </w:r>
      <w:r w:rsidRPr="003C3093">
        <w:rPr>
          <w:rFonts w:ascii="Times New Roman" w:eastAsia="Times New Roman" w:hAnsi="Times New Roman" w:cs="Times New Roman"/>
          <w:color w:val="000000"/>
          <w:sz w:val="24"/>
          <w:szCs w:val="24"/>
          <w:lang w:val="it-IT"/>
        </w:rPr>
        <w:t xml:space="preserve">er generare PDF a partire da foto o attraverso </w:t>
      </w:r>
      <w:proofErr w:type="gramStart"/>
      <w:r w:rsidRPr="003C3093">
        <w:rPr>
          <w:rFonts w:ascii="Times New Roman" w:eastAsia="Times New Roman" w:hAnsi="Times New Roman" w:cs="Times New Roman"/>
          <w:color w:val="000000"/>
          <w:sz w:val="24"/>
          <w:szCs w:val="24"/>
          <w:lang w:val="it-IT"/>
        </w:rPr>
        <w:t>l’ OCR</w:t>
      </w:r>
      <w:proofErr w:type="gramEnd"/>
      <w:r w:rsidRPr="003C3093">
        <w:rPr>
          <w:rFonts w:ascii="Times New Roman" w:eastAsia="Times New Roman" w:hAnsi="Times New Roman" w:cs="Times New Roman"/>
          <w:color w:val="000000"/>
          <w:sz w:val="24"/>
          <w:szCs w:val="24"/>
          <w:lang w:val="it-IT"/>
        </w:rPr>
        <w:t xml:space="preserve"> mediante l’uso di </w:t>
      </w:r>
      <w:sdt>
        <w:sdtPr>
          <w:tag w:val="goog_rdk_146"/>
          <w:id w:val="-328980082"/>
        </w:sdtPr>
        <w:sdtEndPr/>
        <w:sdtContent>
          <w:ins w:id="116" w:author="Daniele Fossemò" w:date="2019-12-16T16:12:00Z">
            <w:r w:rsidRPr="003C3093">
              <w:rPr>
                <w:rFonts w:ascii="Times New Roman" w:eastAsia="Times New Roman" w:hAnsi="Times New Roman" w:cs="Times New Roman"/>
                <w:color w:val="000000"/>
                <w:sz w:val="24"/>
                <w:szCs w:val="24"/>
                <w:lang w:val="it-IT"/>
              </w:rPr>
              <w:t>l’</w:t>
            </w:r>
          </w:ins>
        </w:sdtContent>
      </w:sdt>
      <w:sdt>
        <w:sdtPr>
          <w:tag w:val="goog_rdk_147"/>
          <w:id w:val="-1991935120"/>
        </w:sdtPr>
        <w:sdtEndPr/>
        <w:sdtContent>
          <w:del w:id="117" w:author="Daniele Fossemò" w:date="2019-12-16T16:12:00Z">
            <w:r w:rsidRPr="003C3093">
              <w:rPr>
                <w:rFonts w:ascii="Times New Roman" w:eastAsia="Times New Roman" w:hAnsi="Times New Roman" w:cs="Times New Roman"/>
                <w:color w:val="000000"/>
                <w:sz w:val="24"/>
                <w:szCs w:val="24"/>
                <w:lang w:val="it-IT"/>
              </w:rPr>
              <w:delText xml:space="preserve">un </w:delText>
            </w:r>
          </w:del>
        </w:sdtContent>
      </w:sdt>
      <w:r w:rsidRPr="003C3093">
        <w:rPr>
          <w:rFonts w:ascii="Times New Roman" w:eastAsia="Times New Roman" w:hAnsi="Times New Roman" w:cs="Times New Roman"/>
          <w:color w:val="000000"/>
          <w:sz w:val="24"/>
          <w:szCs w:val="24"/>
          <w:lang w:val="it-IT"/>
        </w:rPr>
        <w:t>interfaccia grafica</w:t>
      </w:r>
      <w:sdt>
        <w:sdtPr>
          <w:tag w:val="goog_rdk_148"/>
          <w:id w:val="-920260377"/>
        </w:sdtPr>
        <w:sdtEndPr/>
        <w:sdtContent>
          <w:ins w:id="118" w:author="Daniele Fossemò" w:date="2019-12-16T16:11:00Z">
            <w:r w:rsidRPr="003C3093">
              <w:rPr>
                <w:rFonts w:ascii="Times New Roman" w:eastAsia="Times New Roman" w:hAnsi="Times New Roman" w:cs="Times New Roman"/>
                <w:color w:val="000000"/>
                <w:sz w:val="24"/>
                <w:szCs w:val="24"/>
                <w:lang w:val="it-IT"/>
              </w:rPr>
              <w:t xml:space="preserve"> durante il processo di creazione o modifica di documenti </w:t>
            </w:r>
          </w:ins>
        </w:sdtContent>
      </w:sdt>
      <w:sdt>
        <w:sdtPr>
          <w:tag w:val="goog_rdk_149"/>
          <w:id w:val="1145232672"/>
        </w:sdtPr>
        <w:sdtEndPr/>
        <w:sdtContent>
          <w:del w:id="119" w:author="Daniele Fossemò" w:date="2019-12-16T16:11:00Z">
            <w:r w:rsidRPr="003C3093">
              <w:rPr>
                <w:rFonts w:ascii="Times New Roman" w:eastAsia="Times New Roman" w:hAnsi="Times New Roman" w:cs="Times New Roman"/>
                <w:color w:val="000000"/>
                <w:sz w:val="24"/>
                <w:szCs w:val="24"/>
                <w:lang w:val="it-IT"/>
              </w:rPr>
              <w:delText xml:space="preserve"> sull’applicazione</w:delText>
            </w:r>
          </w:del>
        </w:sdtContent>
      </w:sdt>
      <w:r w:rsidRPr="003C3093">
        <w:rPr>
          <w:rFonts w:ascii="Times New Roman" w:eastAsia="Times New Roman" w:hAnsi="Times New Roman" w:cs="Times New Roman"/>
          <w:color w:val="000000"/>
          <w:sz w:val="24"/>
          <w:szCs w:val="24"/>
          <w:lang w:val="it-IT"/>
        </w:rPr>
        <w:t xml:space="preserve">. In fase di caricamento il metodo di caricamento </w:t>
      </w:r>
      <w:proofErr w:type="spellStart"/>
      <w:r w:rsidRPr="003C3093">
        <w:rPr>
          <w:rFonts w:ascii="Times New Roman" w:eastAsia="Times New Roman" w:hAnsi="Times New Roman" w:cs="Times New Roman"/>
          <w:color w:val="000000"/>
          <w:sz w:val="24"/>
          <w:szCs w:val="24"/>
          <w:lang w:val="it-IT"/>
        </w:rPr>
        <w:t>richiede</w:t>
      </w:r>
      <w:sdt>
        <w:sdtPr>
          <w:tag w:val="goog_rdk_150"/>
          <w:id w:val="-2039727636"/>
        </w:sdtPr>
        <w:sdtEndPr/>
        <w:sdtContent>
          <w:ins w:id="120" w:author="Daniele Fossemò" w:date="2019-12-16T16:13:00Z">
            <w:r w:rsidRPr="003C3093">
              <w:rPr>
                <w:rFonts w:ascii="Times New Roman" w:eastAsia="Times New Roman" w:hAnsi="Times New Roman" w:cs="Times New Roman"/>
                <w:color w:val="000000"/>
                <w:sz w:val="24"/>
                <w:szCs w:val="24"/>
                <w:lang w:val="it-IT"/>
              </w:rPr>
              <w:t>e</w:t>
            </w:r>
          </w:ins>
          <w:proofErr w:type="spellEnd"/>
        </w:sdtContent>
      </w:sdt>
      <w:sdt>
        <w:sdtPr>
          <w:tag w:val="goog_rdk_151"/>
          <w:id w:val="1917282679"/>
        </w:sdtPr>
        <w:sdtEndPr/>
        <w:sdtContent>
          <w:del w:id="121" w:author="Daniele Fossemò" w:date="2019-12-16T16:13:00Z">
            <w:r w:rsidRPr="003C3093">
              <w:rPr>
                <w:rFonts w:ascii="Times New Roman" w:eastAsia="Times New Roman" w:hAnsi="Times New Roman" w:cs="Times New Roman"/>
                <w:color w:val="000000"/>
                <w:sz w:val="24"/>
                <w:szCs w:val="24"/>
                <w:lang w:val="it-IT"/>
              </w:rPr>
              <w:delText>rà</w:delText>
            </w:r>
          </w:del>
        </w:sdtContent>
      </w:sdt>
      <w:r w:rsidRPr="003C3093">
        <w:rPr>
          <w:rFonts w:ascii="Times New Roman" w:eastAsia="Times New Roman" w:hAnsi="Times New Roman" w:cs="Times New Roman"/>
          <w:color w:val="000000"/>
          <w:sz w:val="24"/>
          <w:szCs w:val="24"/>
          <w:lang w:val="it-IT"/>
        </w:rPr>
        <w:t xml:space="preserve"> all’utente di compilare un documento</w:t>
      </w:r>
      <w:sdt>
        <w:sdtPr>
          <w:tag w:val="goog_rdk_152"/>
          <w:id w:val="1262035471"/>
        </w:sdtPr>
        <w:sdtEndPr/>
        <w:sdtContent>
          <w:ins w:id="122" w:author="Daniele Fossemò" w:date="2019-12-16T16:13:00Z">
            <w:r w:rsidRPr="003C3093">
              <w:rPr>
                <w:rFonts w:ascii="Times New Roman" w:eastAsia="Times New Roman" w:hAnsi="Times New Roman" w:cs="Times New Roman"/>
                <w:color w:val="000000"/>
                <w:sz w:val="24"/>
                <w:szCs w:val="24"/>
                <w:lang w:val="it-IT"/>
              </w:rPr>
              <w:t xml:space="preserve"> per rendere identificabili e filtrabili tali documenti (eventualmente con l’aggiunta di TAG)</w:t>
            </w:r>
          </w:ins>
        </w:sdtContent>
      </w:sdt>
      <w:r w:rsidRPr="003C3093">
        <w:rPr>
          <w:rFonts w:ascii="Times New Roman" w:eastAsia="Times New Roman" w:hAnsi="Times New Roman" w:cs="Times New Roman"/>
          <w:color w:val="000000"/>
          <w:sz w:val="24"/>
          <w:szCs w:val="24"/>
          <w:lang w:val="it-IT"/>
        </w:rPr>
        <w:t xml:space="preserve">. </w:t>
      </w:r>
      <w:sdt>
        <w:sdtPr>
          <w:tag w:val="goog_rdk_153"/>
          <w:id w:val="-373312308"/>
        </w:sdtPr>
        <w:sdtEndPr/>
        <w:sdtContent>
          <w:ins w:id="123" w:author="Daniele Fossemò" w:date="2019-12-16T16:14:00Z">
            <w:r w:rsidRPr="003C3093">
              <w:rPr>
                <w:rFonts w:ascii="Times New Roman" w:eastAsia="Times New Roman" w:hAnsi="Times New Roman" w:cs="Times New Roman"/>
                <w:color w:val="000000"/>
                <w:sz w:val="24"/>
                <w:szCs w:val="24"/>
                <w:lang w:val="it-IT"/>
              </w:rPr>
              <w:t xml:space="preserve">Il sistema di feedback e di segnalazione, supportati da eventuali metodi, </w:t>
            </w:r>
          </w:ins>
        </w:sdtContent>
      </w:sdt>
      <w:sdt>
        <w:sdtPr>
          <w:tag w:val="goog_rdk_154"/>
          <w:id w:val="1596207480"/>
        </w:sdtPr>
        <w:sdtEndPr/>
        <w:sdtContent>
          <w:del w:id="124" w:author="Daniele Fossemò" w:date="2019-12-16T16:14:00Z">
            <w:r w:rsidRPr="003C3093">
              <w:rPr>
                <w:rFonts w:ascii="Times New Roman" w:eastAsia="Times New Roman" w:hAnsi="Times New Roman" w:cs="Times New Roman"/>
                <w:color w:val="000000"/>
                <w:sz w:val="24"/>
                <w:szCs w:val="24"/>
                <w:lang w:val="it-IT"/>
              </w:rPr>
              <w:delText xml:space="preserve">Le statistiche e i metodi </w:delText>
            </w:r>
          </w:del>
        </w:sdtContent>
      </w:sdt>
      <w:r w:rsidRPr="003C3093">
        <w:rPr>
          <w:rFonts w:ascii="Times New Roman" w:eastAsia="Times New Roman" w:hAnsi="Times New Roman" w:cs="Times New Roman"/>
          <w:color w:val="000000"/>
          <w:sz w:val="24"/>
          <w:szCs w:val="24"/>
          <w:lang w:val="it-IT"/>
        </w:rPr>
        <w:t xml:space="preserve">garantiscono </w:t>
      </w:r>
      <w:sdt>
        <w:sdtPr>
          <w:tag w:val="goog_rdk_155"/>
          <w:id w:val="191119947"/>
        </w:sdtPr>
        <w:sdtEndPr/>
        <w:sdtContent>
          <w:ins w:id="125" w:author="Daniele Fossemò" w:date="2019-12-16T16:14:00Z">
            <w:r w:rsidRPr="003C3093">
              <w:rPr>
                <w:rFonts w:ascii="Times New Roman" w:eastAsia="Times New Roman" w:hAnsi="Times New Roman" w:cs="Times New Roman"/>
                <w:color w:val="000000"/>
                <w:sz w:val="24"/>
                <w:szCs w:val="24"/>
                <w:lang w:val="it-IT"/>
              </w:rPr>
              <w:t>l’aff</w:t>
            </w:r>
            <w:r w:rsidRPr="003C3093">
              <w:rPr>
                <w:rFonts w:ascii="Times New Roman" w:eastAsia="Times New Roman" w:hAnsi="Times New Roman" w:cs="Times New Roman"/>
                <w:color w:val="000000"/>
                <w:sz w:val="24"/>
                <w:szCs w:val="24"/>
                <w:lang w:val="it-IT"/>
              </w:rPr>
              <w:t>idabilità del documento ed il giusto funzionamento dei punteggi</w:t>
            </w:r>
          </w:ins>
        </w:sdtContent>
      </w:sdt>
      <w:sdt>
        <w:sdtPr>
          <w:tag w:val="goog_rdk_156"/>
          <w:id w:val="-1828283251"/>
        </w:sdtPr>
        <w:sdtEndPr/>
        <w:sdtContent>
          <w:del w:id="126" w:author="Daniele Fossemò" w:date="2019-12-16T16:14:00Z">
            <w:r w:rsidRPr="003C3093">
              <w:rPr>
                <w:rFonts w:ascii="Times New Roman" w:eastAsia="Times New Roman" w:hAnsi="Times New Roman" w:cs="Times New Roman"/>
                <w:color w:val="000000"/>
                <w:sz w:val="24"/>
                <w:szCs w:val="24"/>
                <w:lang w:val="it-IT"/>
              </w:rPr>
              <w:delText>il corretto funzionamento dei punti e</w:delText>
            </w:r>
          </w:del>
        </w:sdtContent>
      </w:sdt>
    </w:p>
    <w:p w14:paraId="0000013A" w14:textId="77777777" w:rsidR="001A30D1" w:rsidRPr="003C3093" w:rsidRDefault="00025883">
      <w:pPr>
        <w:pStyle w:val="Title"/>
        <w:spacing w:before="240" w:after="240" w:line="276" w:lineRule="auto"/>
        <w:rPr>
          <w:rFonts w:ascii="Times New Roman" w:eastAsia="Times New Roman" w:hAnsi="Times New Roman" w:cs="Times New Roman"/>
          <w:b/>
          <w:color w:val="000000"/>
          <w:sz w:val="24"/>
          <w:szCs w:val="24"/>
          <w:lang w:val="it-IT"/>
        </w:rPr>
      </w:pPr>
      <w:r w:rsidRPr="003C3093">
        <w:rPr>
          <w:rFonts w:ascii="Times New Roman" w:eastAsia="Times New Roman" w:hAnsi="Times New Roman" w:cs="Times New Roman"/>
          <w:b/>
          <w:color w:val="000000"/>
          <w:sz w:val="24"/>
          <w:szCs w:val="24"/>
          <w:lang w:val="it-IT"/>
        </w:rPr>
        <w:t>Reliability:</w:t>
      </w:r>
    </w:p>
    <w:p w14:paraId="0000013B" w14:textId="77777777" w:rsidR="001A30D1" w:rsidRPr="003C3093" w:rsidRDefault="00025883">
      <w:pPr>
        <w:pStyle w:val="Title"/>
        <w:spacing w:before="240" w:after="240" w:line="276" w:lineRule="auto"/>
        <w:rPr>
          <w:rFonts w:ascii="Times New Roman" w:eastAsia="Times New Roman" w:hAnsi="Times New Roman" w:cs="Times New Roman"/>
          <w:b/>
          <w:color w:val="000000"/>
          <w:sz w:val="24"/>
          <w:szCs w:val="24"/>
          <w:lang w:val="it-IT"/>
        </w:rPr>
      </w:pPr>
      <w:r w:rsidRPr="003C3093">
        <w:rPr>
          <w:rFonts w:ascii="Times New Roman" w:eastAsia="Times New Roman" w:hAnsi="Times New Roman" w:cs="Times New Roman"/>
          <w:color w:val="000000"/>
          <w:sz w:val="24"/>
          <w:szCs w:val="24"/>
          <w:lang w:val="it-IT"/>
        </w:rPr>
        <w:t>Il sistema</w:t>
      </w:r>
      <w:sdt>
        <w:sdtPr>
          <w:tag w:val="goog_rdk_157"/>
          <w:id w:val="933556507"/>
        </w:sdtPr>
        <w:sdtEndPr/>
        <w:sdtContent>
          <w:ins w:id="127" w:author="Daniele Fossemò" w:date="2019-12-16T16:16:00Z">
            <w:r w:rsidRPr="003C3093">
              <w:rPr>
                <w:rFonts w:ascii="Times New Roman" w:eastAsia="Times New Roman" w:hAnsi="Times New Roman" w:cs="Times New Roman"/>
                <w:color w:val="000000"/>
                <w:sz w:val="24"/>
                <w:szCs w:val="24"/>
                <w:lang w:val="it-IT"/>
              </w:rPr>
              <w:t xml:space="preserve">, per </w:t>
            </w:r>
          </w:ins>
        </w:sdtContent>
      </w:sdt>
      <w:sdt>
        <w:sdtPr>
          <w:tag w:val="goog_rdk_158"/>
          <w:id w:val="-198252737"/>
        </w:sdtPr>
        <w:sdtEndPr/>
        <w:sdtContent>
          <w:del w:id="128" w:author="Daniele Fossemò" w:date="2019-12-16T16:16:00Z">
            <w:r w:rsidRPr="003C3093">
              <w:rPr>
                <w:rFonts w:ascii="Times New Roman" w:eastAsia="Times New Roman" w:hAnsi="Times New Roman" w:cs="Times New Roman"/>
                <w:color w:val="000000"/>
                <w:sz w:val="24"/>
                <w:szCs w:val="24"/>
                <w:lang w:val="it-IT"/>
              </w:rPr>
              <w:delText xml:space="preserve"> deve </w:delText>
            </w:r>
          </w:del>
        </w:sdtContent>
      </w:sdt>
      <w:r w:rsidRPr="003C3093">
        <w:rPr>
          <w:rFonts w:ascii="Times New Roman" w:eastAsia="Times New Roman" w:hAnsi="Times New Roman" w:cs="Times New Roman"/>
          <w:color w:val="000000"/>
          <w:sz w:val="24"/>
          <w:szCs w:val="24"/>
          <w:lang w:val="it-IT"/>
        </w:rPr>
        <w:t xml:space="preserve">poter essere utilizzato anche con enormi moli di contenuti evitando crash </w:t>
      </w:r>
      <w:sdt>
        <w:sdtPr>
          <w:tag w:val="goog_rdk_159"/>
          <w:id w:val="-1082532437"/>
        </w:sdtPr>
        <w:sdtEndPr/>
        <w:sdtContent>
          <w:del w:id="129" w:author="Daniele Fossemò" w:date="2019-12-16T16:16:00Z">
            <w:r w:rsidRPr="003C3093">
              <w:rPr>
                <w:rFonts w:ascii="Times New Roman" w:eastAsia="Times New Roman" w:hAnsi="Times New Roman" w:cs="Times New Roman"/>
                <w:color w:val="000000"/>
                <w:sz w:val="24"/>
                <w:szCs w:val="24"/>
                <w:lang w:val="it-IT"/>
              </w:rPr>
              <w:delText xml:space="preserve">per fare questo </w:delText>
            </w:r>
          </w:del>
        </w:sdtContent>
      </w:sdt>
      <w:r w:rsidRPr="003C3093">
        <w:rPr>
          <w:rFonts w:ascii="Times New Roman" w:eastAsia="Times New Roman" w:hAnsi="Times New Roman" w:cs="Times New Roman"/>
          <w:color w:val="000000"/>
          <w:sz w:val="24"/>
          <w:szCs w:val="24"/>
          <w:lang w:val="it-IT"/>
        </w:rPr>
        <w:t>si appoggia a server esterni che estende</w:t>
      </w:r>
      <w:sdt>
        <w:sdtPr>
          <w:tag w:val="goog_rdk_160"/>
          <w:id w:val="1604834117"/>
        </w:sdtPr>
        <w:sdtEndPr/>
        <w:sdtContent>
          <w:del w:id="130" w:author="Daniele Fossemò" w:date="2019-12-16T16:16:00Z">
            <w:r w:rsidRPr="003C3093">
              <w:rPr>
                <w:rFonts w:ascii="Times New Roman" w:eastAsia="Times New Roman" w:hAnsi="Times New Roman" w:cs="Times New Roman"/>
                <w:color w:val="000000"/>
                <w:sz w:val="24"/>
                <w:szCs w:val="24"/>
                <w:lang w:val="it-IT"/>
              </w:rPr>
              <w:delText>rà</w:delText>
            </w:r>
          </w:del>
        </w:sdtContent>
      </w:sdt>
      <w:r w:rsidRPr="003C3093">
        <w:rPr>
          <w:rFonts w:ascii="Times New Roman" w:eastAsia="Times New Roman" w:hAnsi="Times New Roman" w:cs="Times New Roman"/>
          <w:color w:val="000000"/>
          <w:sz w:val="24"/>
          <w:szCs w:val="24"/>
          <w:lang w:val="it-IT"/>
        </w:rPr>
        <w:t xml:space="preserve"> in base alle esigenze</w:t>
      </w:r>
      <w:sdt>
        <w:sdtPr>
          <w:tag w:val="goog_rdk_161"/>
          <w:id w:val="1860858713"/>
        </w:sdtPr>
        <w:sdtEndPr/>
        <w:sdtContent>
          <w:ins w:id="131" w:author="Daniele Fossemò" w:date="2019-12-16T16:16:00Z">
            <w:r w:rsidRPr="003C3093">
              <w:rPr>
                <w:rFonts w:ascii="Times New Roman" w:eastAsia="Times New Roman" w:hAnsi="Times New Roman" w:cs="Times New Roman"/>
                <w:color w:val="000000"/>
                <w:sz w:val="24"/>
                <w:szCs w:val="24"/>
                <w:lang w:val="it-IT"/>
              </w:rPr>
              <w:t xml:space="preserve"> (come riportato nelle scelte di design).</w:t>
            </w:r>
          </w:ins>
        </w:sdtContent>
      </w:sdt>
      <w:r w:rsidRPr="003C3093">
        <w:rPr>
          <w:rFonts w:ascii="Times New Roman" w:eastAsia="Times New Roman" w:hAnsi="Times New Roman" w:cs="Times New Roman"/>
          <w:color w:val="000000"/>
          <w:sz w:val="24"/>
          <w:szCs w:val="24"/>
          <w:lang w:val="it-IT"/>
        </w:rPr>
        <w:t xml:space="preserve"> </w:t>
      </w:r>
      <w:sdt>
        <w:sdtPr>
          <w:tag w:val="goog_rdk_162"/>
          <w:id w:val="1909418845"/>
        </w:sdtPr>
        <w:sdtEndPr/>
        <w:sdtContent>
          <w:del w:id="132" w:author="Daniele Fossemò" w:date="2019-12-16T16:17:00Z">
            <w:r w:rsidRPr="003C3093">
              <w:rPr>
                <w:rFonts w:ascii="Times New Roman" w:eastAsia="Times New Roman" w:hAnsi="Times New Roman" w:cs="Times New Roman"/>
                <w:color w:val="000000"/>
                <w:sz w:val="24"/>
                <w:szCs w:val="24"/>
                <w:lang w:val="it-IT"/>
              </w:rPr>
              <w:delText>oltre che ad usare server interni per i dati sensibili</w:delText>
            </w:r>
            <w:r w:rsidRPr="003C3093">
              <w:rPr>
                <w:rFonts w:ascii="Times New Roman" w:eastAsia="Times New Roman" w:hAnsi="Times New Roman" w:cs="Times New Roman"/>
                <w:color w:val="000000"/>
                <w:sz w:val="24"/>
                <w:szCs w:val="24"/>
                <w:lang w:val="it-IT"/>
              </w:rPr>
              <w:delText xml:space="preserve"> degli utenti. </w:delText>
            </w:r>
          </w:del>
        </w:sdtContent>
      </w:sdt>
    </w:p>
    <w:p w14:paraId="0000013C" w14:textId="77777777" w:rsidR="001A30D1" w:rsidRPr="003C3093" w:rsidRDefault="00025883">
      <w:pPr>
        <w:rPr>
          <w:b/>
          <w:lang w:val="it-IT"/>
        </w:rPr>
      </w:pPr>
      <w:r w:rsidRPr="003C3093">
        <w:rPr>
          <w:b/>
          <w:lang w:val="it-IT"/>
        </w:rPr>
        <w:t>Performance:</w:t>
      </w:r>
    </w:p>
    <w:p w14:paraId="0000013D" w14:textId="77777777" w:rsidR="001A30D1" w:rsidRPr="003C3093" w:rsidRDefault="001A30D1">
      <w:pPr>
        <w:rPr>
          <w:b/>
          <w:lang w:val="it-IT"/>
        </w:rPr>
      </w:pPr>
    </w:p>
    <w:p w14:paraId="0000013E" w14:textId="77777777" w:rsidR="001A30D1" w:rsidRPr="003C3093" w:rsidRDefault="00025883">
      <w:pPr>
        <w:rPr>
          <w:color w:val="000000"/>
          <w:lang w:val="it-IT"/>
        </w:rPr>
      </w:pPr>
      <w:r w:rsidRPr="003C3093">
        <w:rPr>
          <w:lang w:val="it-IT"/>
        </w:rPr>
        <w:t>Il sistema prevederà di poter visualizzare le statistiche aggiornate in quanto ogni volta che un utente compirà azioni importanti (ovvero che richiedono aggiorname</w:t>
      </w:r>
      <w:sdt>
        <w:sdtPr>
          <w:tag w:val="goog_rdk_163"/>
          <w:id w:val="763269644"/>
        </w:sdtPr>
        <w:sdtEndPr/>
        <w:sdtContent>
          <w:ins w:id="133" w:author="Daniele Fossemò" w:date="2019-12-16T16:19:00Z">
            <w:r w:rsidRPr="003C3093">
              <w:rPr>
                <w:lang w:val="it-IT"/>
              </w:rPr>
              <w:t>n</w:t>
            </w:r>
          </w:ins>
        </w:sdtContent>
      </w:sdt>
      <w:r w:rsidRPr="003C3093">
        <w:rPr>
          <w:lang w:val="it-IT"/>
        </w:rPr>
        <w:t>ti delle statistiche) queste verranno immediatamente sfrut</w:t>
      </w:r>
      <w:r w:rsidRPr="003C3093">
        <w:rPr>
          <w:lang w:val="it-IT"/>
        </w:rPr>
        <w:t>tate per aggiornare le statistiche</w:t>
      </w:r>
      <w:sdt>
        <w:sdtPr>
          <w:tag w:val="goog_rdk_164"/>
          <w:id w:val="1021203949"/>
        </w:sdtPr>
        <w:sdtEndPr/>
        <w:sdtContent>
          <w:ins w:id="134" w:author="Daniele Fossemò" w:date="2019-12-16T16:19:00Z">
            <w:r w:rsidRPr="003C3093">
              <w:rPr>
                <w:lang w:val="it-IT"/>
              </w:rPr>
              <w:t xml:space="preserve"> tramite </w:t>
            </w:r>
            <w:r w:rsidRPr="003C3093">
              <w:rPr>
                <w:lang w:val="it-IT"/>
              </w:rPr>
              <w:lastRenderedPageBreak/>
              <w:t>trigger e funzioni interni al database</w:t>
            </w:r>
          </w:ins>
        </w:sdtContent>
      </w:sdt>
      <w:r w:rsidRPr="003C3093">
        <w:rPr>
          <w:lang w:val="it-IT"/>
        </w:rPr>
        <w:t>.</w:t>
      </w:r>
      <w:r w:rsidRPr="003C3093">
        <w:rPr>
          <w:lang w:val="it-IT"/>
        </w:rPr>
        <w:br/>
      </w:r>
      <w:r w:rsidRPr="003C3093">
        <w:rPr>
          <w:color w:val="000000"/>
          <w:lang w:val="it-IT"/>
        </w:rPr>
        <w:t xml:space="preserve"> La ricerca intelligente per filtri inoltre cercherà di garantire ad ogni utente un esperienza di navigazione che, partendo dall’università da lui frequentata e dai corsi </w:t>
      </w:r>
      <w:r w:rsidRPr="003C3093">
        <w:rPr>
          <w:color w:val="000000"/>
          <w:lang w:val="it-IT"/>
        </w:rPr>
        <w:t xml:space="preserve">di suo interesse, </w:t>
      </w:r>
      <w:sdt>
        <w:sdtPr>
          <w:tag w:val="goog_rdk_165"/>
          <w:id w:val="-1202775186"/>
        </w:sdtPr>
        <w:sdtEndPr/>
        <w:sdtContent>
          <w:ins w:id="135" w:author="Daniele Fossemò" w:date="2019-12-16T16:20:00Z">
            <w:r w:rsidRPr="003C3093">
              <w:rPr>
                <w:color w:val="000000"/>
                <w:lang w:val="it-IT"/>
              </w:rPr>
              <w:t xml:space="preserve">mostri </w:t>
            </w:r>
          </w:ins>
        </w:sdtContent>
      </w:sdt>
      <w:r w:rsidRPr="003C3093">
        <w:rPr>
          <w:color w:val="000000"/>
          <w:lang w:val="it-IT"/>
        </w:rPr>
        <w:t xml:space="preserve">i risultati </w:t>
      </w:r>
      <w:sdt>
        <w:sdtPr>
          <w:tag w:val="goog_rdk_166"/>
          <w:id w:val="-1549983909"/>
        </w:sdtPr>
        <w:sdtEndPr/>
        <w:sdtContent>
          <w:ins w:id="136" w:author="Daniele Fossemò" w:date="2019-12-16T16:21:00Z">
            <w:r w:rsidRPr="003C3093">
              <w:rPr>
                <w:color w:val="000000"/>
                <w:lang w:val="it-IT"/>
              </w:rPr>
              <w:t xml:space="preserve">che </w:t>
            </w:r>
          </w:ins>
        </w:sdtContent>
      </w:sdt>
      <w:sdt>
        <w:sdtPr>
          <w:tag w:val="goog_rdk_167"/>
          <w:id w:val="860323472"/>
        </w:sdtPr>
        <w:sdtEndPr/>
        <w:sdtContent>
          <w:del w:id="137" w:author="Daniele Fossemò" w:date="2019-12-16T16:21:00Z">
            <w:r w:rsidRPr="003C3093">
              <w:rPr>
                <w:color w:val="000000"/>
                <w:lang w:val="it-IT"/>
              </w:rPr>
              <w:delText xml:space="preserve">mostrati per primi </w:delText>
            </w:r>
          </w:del>
        </w:sdtContent>
      </w:sdt>
      <w:r w:rsidRPr="003C3093">
        <w:rPr>
          <w:color w:val="000000"/>
          <w:lang w:val="it-IT"/>
        </w:rPr>
        <w:t xml:space="preserve">possano </w:t>
      </w:r>
      <w:sdt>
        <w:sdtPr>
          <w:tag w:val="goog_rdk_168"/>
          <w:id w:val="-1421245872"/>
        </w:sdtPr>
        <w:sdtEndPr/>
        <w:sdtContent>
          <w:ins w:id="138" w:author="Daniele Fossemò" w:date="2019-12-16T16:21:00Z">
            <w:r w:rsidRPr="003C3093">
              <w:rPr>
                <w:color w:val="000000"/>
                <w:lang w:val="it-IT"/>
              </w:rPr>
              <w:t xml:space="preserve">risultare </w:t>
            </w:r>
          </w:ins>
        </w:sdtContent>
      </w:sdt>
      <w:r w:rsidRPr="003C3093">
        <w:rPr>
          <w:color w:val="000000"/>
          <w:lang w:val="it-IT"/>
        </w:rPr>
        <w:t xml:space="preserve">sempre </w:t>
      </w:r>
      <w:sdt>
        <w:sdtPr>
          <w:tag w:val="goog_rdk_169"/>
          <w:id w:val="-1740620081"/>
        </w:sdtPr>
        <w:sdtEndPr/>
        <w:sdtContent>
          <w:del w:id="139" w:author="Daniele Fossemò" w:date="2019-12-16T16:21:00Z">
            <w:r w:rsidRPr="003C3093">
              <w:rPr>
                <w:color w:val="000000"/>
                <w:lang w:val="it-IT"/>
              </w:rPr>
              <w:delText xml:space="preserve">essere </w:delText>
            </w:r>
          </w:del>
        </w:sdtContent>
      </w:sdt>
      <w:r w:rsidRPr="003C3093">
        <w:rPr>
          <w:color w:val="000000"/>
          <w:lang w:val="it-IT"/>
        </w:rPr>
        <w:t xml:space="preserve">i migliori o quantomeno </w:t>
      </w:r>
      <w:sdt>
        <w:sdtPr>
          <w:tag w:val="goog_rdk_170"/>
          <w:id w:val="-303934038"/>
        </w:sdtPr>
        <w:sdtEndPr/>
        <w:sdtContent>
          <w:del w:id="140" w:author="Daniele Fossemò" w:date="2019-12-16T16:21:00Z">
            <w:r w:rsidRPr="003C3093">
              <w:rPr>
                <w:color w:val="000000"/>
                <w:lang w:val="it-IT"/>
              </w:rPr>
              <w:delText xml:space="preserve">molto </w:delText>
            </w:r>
          </w:del>
        </w:sdtContent>
      </w:sdt>
      <w:r w:rsidRPr="003C3093">
        <w:rPr>
          <w:color w:val="000000"/>
          <w:lang w:val="it-IT"/>
        </w:rPr>
        <w:t>interessanti</w:t>
      </w:r>
      <w:sdt>
        <w:sdtPr>
          <w:tag w:val="goog_rdk_171"/>
          <w:id w:val="-1625998691"/>
        </w:sdtPr>
        <w:sdtEndPr/>
        <w:sdtContent>
          <w:ins w:id="141" w:author="Daniele Fossemò" w:date="2019-12-16T16:21:00Z">
            <w:r w:rsidRPr="003C3093">
              <w:rPr>
                <w:color w:val="000000"/>
                <w:lang w:val="it-IT"/>
              </w:rPr>
              <w:t>.</w:t>
            </w:r>
          </w:ins>
        </w:sdtContent>
      </w:sdt>
      <w:sdt>
        <w:sdtPr>
          <w:tag w:val="goog_rdk_172"/>
          <w:id w:val="-419334321"/>
        </w:sdtPr>
        <w:sdtEndPr/>
        <w:sdtContent>
          <w:del w:id="142" w:author="Daniele Fossemò" w:date="2019-12-16T16:21:00Z">
            <w:r w:rsidRPr="003C3093">
              <w:rPr>
                <w:color w:val="000000"/>
                <w:lang w:val="it-IT"/>
              </w:rPr>
              <w:delText xml:space="preserve"> per lui.</w:delText>
            </w:r>
          </w:del>
        </w:sdtContent>
      </w:sdt>
    </w:p>
    <w:sdt>
      <w:sdtPr>
        <w:tag w:val="goog_rdk_176"/>
        <w:id w:val="-505055506"/>
      </w:sdtPr>
      <w:sdtEndPr/>
      <w:sdtContent>
        <w:p w14:paraId="0000013F" w14:textId="77777777" w:rsidR="001A30D1" w:rsidRDefault="00025883">
          <w:pPr>
            <w:rPr>
              <w:ins w:id="143" w:author="Daniele Fossemò" w:date="2019-12-16T16:24:00Z"/>
            </w:rPr>
          </w:pPr>
          <w:sdt>
            <w:sdtPr>
              <w:tag w:val="goog_rdk_174"/>
              <w:id w:val="1682006721"/>
            </w:sdtPr>
            <w:sdtEndPr/>
            <w:sdtContent>
              <w:del w:id="144" w:author="Daniele Fossemò" w:date="2019-12-16T16:24:00Z">
                <w:r>
                  <w:delText>Sceglieremo inoltre delle periferiche hardware che possano rendere più prestante e veloce la nostra piattaforma (questa spiegazione risponde anche a quella per il requisito di Avaliability).</w:delText>
                </w:r>
              </w:del>
            </w:sdtContent>
          </w:sdt>
          <w:sdt>
            <w:sdtPr>
              <w:tag w:val="goog_rdk_175"/>
              <w:id w:val="-584296831"/>
            </w:sdtPr>
            <w:sdtEndPr/>
            <w:sdtContent/>
          </w:sdt>
        </w:p>
      </w:sdtContent>
    </w:sdt>
    <w:sdt>
      <w:sdtPr>
        <w:tag w:val="goog_rdk_178"/>
        <w:id w:val="-525945046"/>
      </w:sdtPr>
      <w:sdtEndPr/>
      <w:sdtContent>
        <w:p w14:paraId="00000140" w14:textId="77777777" w:rsidR="001A30D1" w:rsidRDefault="00025883">
          <w:pPr>
            <w:rPr>
              <w:ins w:id="145" w:author="Daniele Fossemò" w:date="2019-12-16T16:24:00Z"/>
            </w:rPr>
          </w:pPr>
          <w:sdt>
            <w:sdtPr>
              <w:tag w:val="goog_rdk_177"/>
              <w:id w:val="-682514983"/>
            </w:sdtPr>
            <w:sdtEndPr/>
            <w:sdtContent/>
          </w:sdt>
        </w:p>
      </w:sdtContent>
    </w:sdt>
    <w:sdt>
      <w:sdtPr>
        <w:tag w:val="goog_rdk_180"/>
        <w:id w:val="-551923048"/>
      </w:sdtPr>
      <w:sdtEndPr/>
      <w:sdtContent>
        <w:p w14:paraId="00000141" w14:textId="77777777" w:rsidR="001A30D1" w:rsidRPr="003C3093" w:rsidRDefault="00025883">
          <w:pPr>
            <w:rPr>
              <w:ins w:id="146" w:author="Daniele Fossemò" w:date="2019-12-16T16:24:00Z"/>
              <w:lang w:val="it-IT"/>
            </w:rPr>
          </w:pPr>
          <w:sdt>
            <w:sdtPr>
              <w:tag w:val="goog_rdk_179"/>
              <w:id w:val="585964427"/>
            </w:sdtPr>
            <w:sdtEndPr/>
            <w:sdtContent>
              <w:proofErr w:type="spellStart"/>
              <w:ins w:id="147" w:author="Daniele Fossemò" w:date="2019-12-16T16:24:00Z">
                <w:r w:rsidRPr="003C3093">
                  <w:rPr>
                    <w:lang w:val="it-IT"/>
                  </w:rPr>
                  <w:t>Aviability</w:t>
                </w:r>
                <w:proofErr w:type="spellEnd"/>
                <w:r w:rsidRPr="003C3093">
                  <w:rPr>
                    <w:lang w:val="it-IT"/>
                  </w:rPr>
                  <w:t>:</w:t>
                </w:r>
              </w:ins>
            </w:sdtContent>
          </w:sdt>
        </w:p>
      </w:sdtContent>
    </w:sdt>
    <w:p w14:paraId="00000142" w14:textId="77777777" w:rsidR="001A30D1" w:rsidRPr="003C3093" w:rsidRDefault="00025883">
      <w:pPr>
        <w:rPr>
          <w:lang w:val="it-IT"/>
        </w:rPr>
      </w:pPr>
      <w:sdt>
        <w:sdtPr>
          <w:tag w:val="goog_rdk_181"/>
          <w:id w:val="-657004749"/>
        </w:sdtPr>
        <w:sdtEndPr/>
        <w:sdtContent>
          <w:ins w:id="148" w:author="Daniele Fossemò" w:date="2019-12-16T16:24:00Z">
            <w:r w:rsidRPr="003C3093">
              <w:rPr>
                <w:lang w:val="it-IT"/>
              </w:rPr>
              <w:t>Il sistema risponderà a questo requisi</w:t>
            </w:r>
            <w:r w:rsidRPr="003C3093">
              <w:rPr>
                <w:lang w:val="it-IT"/>
              </w:rPr>
              <w:t>to tramite l’utilizzo di periferiche hardware adatte e scalabili; inoltre esso verrà implementato con delle tecnologie software che permettano il più possibile a venire contro a questa esigenza.</w:t>
            </w:r>
          </w:ins>
        </w:sdtContent>
      </w:sdt>
    </w:p>
    <w:p w14:paraId="00000143" w14:textId="77777777" w:rsidR="001A30D1" w:rsidRPr="003C3093" w:rsidRDefault="001A30D1">
      <w:pPr>
        <w:rPr>
          <w:lang w:val="it-IT"/>
        </w:rPr>
      </w:pPr>
    </w:p>
    <w:p w14:paraId="00000144" w14:textId="77777777" w:rsidR="001A30D1" w:rsidRPr="003C3093" w:rsidRDefault="00025883">
      <w:pPr>
        <w:rPr>
          <w:b/>
          <w:lang w:val="it-IT"/>
        </w:rPr>
      </w:pPr>
      <w:r w:rsidRPr="003C3093">
        <w:rPr>
          <w:b/>
          <w:lang w:val="it-IT"/>
        </w:rPr>
        <w:t>Space:</w:t>
      </w:r>
    </w:p>
    <w:p w14:paraId="00000145" w14:textId="77777777" w:rsidR="001A30D1" w:rsidRPr="003C3093" w:rsidRDefault="001A30D1">
      <w:pPr>
        <w:rPr>
          <w:b/>
          <w:lang w:val="it-IT"/>
        </w:rPr>
      </w:pPr>
    </w:p>
    <w:p w14:paraId="00000146" w14:textId="77777777" w:rsidR="001A30D1" w:rsidRPr="003C3093" w:rsidRDefault="00025883">
      <w:pPr>
        <w:rPr>
          <w:lang w:val="it-IT"/>
        </w:rPr>
      </w:pPr>
      <w:r w:rsidRPr="003C3093">
        <w:rPr>
          <w:lang w:val="it-IT"/>
        </w:rPr>
        <w:t>Per ottimizzare l’utilizzo di memoria della nostra</w:t>
      </w:r>
      <w:r w:rsidRPr="003C3093">
        <w:rPr>
          <w:lang w:val="it-IT"/>
        </w:rPr>
        <w:t xml:space="preserve"> piattaforma abbiamo deciso di dover limitare la dimensione dei file che gli utenti possano caricare: ogni tipo di file avrà un suo tipo ed una sua dimensione massima</w:t>
      </w:r>
      <w:sdt>
        <w:sdtPr>
          <w:tag w:val="goog_rdk_182"/>
          <w:id w:val="-276496722"/>
        </w:sdtPr>
        <w:sdtEndPr/>
        <w:sdtContent>
          <w:ins w:id="149" w:author="Daniele Fossemò" w:date="2019-12-16T16:28:00Z">
            <w:r w:rsidRPr="003C3093">
              <w:rPr>
                <w:lang w:val="it-IT"/>
              </w:rPr>
              <w:t>; se tali dimensioni non verranno rispettate, il sistema impedirà il caricamento o la modi</w:t>
            </w:r>
            <w:r w:rsidRPr="003C3093">
              <w:rPr>
                <w:lang w:val="it-IT"/>
              </w:rPr>
              <w:t>fica del documento</w:t>
            </w:r>
          </w:ins>
        </w:sdtContent>
      </w:sdt>
      <w:sdt>
        <w:sdtPr>
          <w:tag w:val="goog_rdk_183"/>
          <w:id w:val="-1037423174"/>
        </w:sdtPr>
        <w:sdtEndPr/>
        <w:sdtContent>
          <w:del w:id="150" w:author="Daniele Fossemò" w:date="2019-12-16T16:28:00Z">
            <w:r w:rsidRPr="003C3093">
              <w:rPr>
                <w:lang w:val="it-IT"/>
              </w:rPr>
              <w:delText xml:space="preserve"> che verrà decisa dagli amministratori</w:delText>
            </w:r>
          </w:del>
        </w:sdtContent>
      </w:sdt>
      <w:r w:rsidRPr="003C3093">
        <w:rPr>
          <w:lang w:val="it-IT"/>
        </w:rPr>
        <w:t xml:space="preserve">; </w:t>
      </w:r>
      <w:sdt>
        <w:sdtPr>
          <w:tag w:val="goog_rdk_184"/>
          <w:id w:val="-1824738867"/>
        </w:sdtPr>
        <w:sdtEndPr/>
        <w:sdtContent>
          <w:ins w:id="151" w:author="Daniele Fossemò" w:date="2019-12-16T16:29:00Z">
            <w:r w:rsidRPr="003C3093">
              <w:rPr>
                <w:lang w:val="it-IT"/>
              </w:rPr>
              <w:t xml:space="preserve">inoltre </w:t>
            </w:r>
          </w:ins>
        </w:sdtContent>
      </w:sdt>
      <w:sdt>
        <w:sdtPr>
          <w:tag w:val="goog_rdk_185"/>
          <w:id w:val="1726108362"/>
        </w:sdtPr>
        <w:sdtEndPr/>
        <w:sdtContent>
          <w:del w:id="152" w:author="Daniele Fossemò" w:date="2019-12-16T16:29:00Z">
            <w:r w:rsidRPr="003C3093">
              <w:rPr>
                <w:lang w:val="it-IT"/>
              </w:rPr>
              <w:delText xml:space="preserve">peraltro </w:delText>
            </w:r>
          </w:del>
        </w:sdtContent>
      </w:sdt>
      <w:r w:rsidRPr="003C3093">
        <w:rPr>
          <w:lang w:val="it-IT"/>
        </w:rPr>
        <w:t xml:space="preserve">tutto </w:t>
      </w:r>
      <w:sdt>
        <w:sdtPr>
          <w:tag w:val="goog_rdk_186"/>
          <w:id w:val="1603152836"/>
        </w:sdtPr>
        <w:sdtEndPr/>
        <w:sdtContent>
          <w:ins w:id="153" w:author="Daniele Fossemò" w:date="2019-12-16T16:29:00Z">
            <w:r w:rsidRPr="003C3093">
              <w:rPr>
                <w:lang w:val="it-IT"/>
              </w:rPr>
              <w:t>ciò</w:t>
            </w:r>
          </w:ins>
        </w:sdtContent>
      </w:sdt>
      <w:sdt>
        <w:sdtPr>
          <w:tag w:val="goog_rdk_187"/>
          <w:id w:val="1035088679"/>
        </w:sdtPr>
        <w:sdtEndPr/>
        <w:sdtContent>
          <w:del w:id="154" w:author="Daniele Fossemò" w:date="2019-12-16T16:29:00Z">
            <w:r w:rsidRPr="003C3093">
              <w:rPr>
                <w:lang w:val="it-IT"/>
              </w:rPr>
              <w:delText>quello</w:delText>
            </w:r>
          </w:del>
        </w:sdtContent>
      </w:sdt>
      <w:r w:rsidRPr="003C3093">
        <w:rPr>
          <w:lang w:val="it-IT"/>
        </w:rPr>
        <w:t xml:space="preserve"> che può essere </w:t>
      </w:r>
      <w:sdt>
        <w:sdtPr>
          <w:tag w:val="goog_rdk_188"/>
          <w:id w:val="-1204472139"/>
        </w:sdtPr>
        <w:sdtEndPr/>
        <w:sdtContent>
          <w:ins w:id="155" w:author="Daniele Fossemò" w:date="2019-12-16T16:29:00Z">
            <w:r w:rsidRPr="003C3093">
              <w:rPr>
                <w:lang w:val="it-IT"/>
              </w:rPr>
              <w:t xml:space="preserve">reperito </w:t>
            </w:r>
          </w:ins>
        </w:sdtContent>
      </w:sdt>
      <w:sdt>
        <w:sdtPr>
          <w:tag w:val="goog_rdk_189"/>
          <w:id w:val="236052396"/>
        </w:sdtPr>
        <w:sdtEndPr/>
        <w:sdtContent>
          <w:del w:id="156" w:author="Daniele Fossemò" w:date="2019-12-16T16:29:00Z">
            <w:r w:rsidRPr="003C3093">
              <w:rPr>
                <w:lang w:val="it-IT"/>
              </w:rPr>
              <w:delText xml:space="preserve">ritrovato </w:delText>
            </w:r>
          </w:del>
        </w:sdtContent>
      </w:sdt>
      <w:r w:rsidRPr="003C3093">
        <w:rPr>
          <w:lang w:val="it-IT"/>
        </w:rPr>
        <w:t>su siti esterni deve possedere un link a questi stessi senza la necessità che questi risiedano nel server.</w:t>
      </w:r>
    </w:p>
    <w:p w14:paraId="00000147" w14:textId="77777777" w:rsidR="001A30D1" w:rsidRDefault="00025883">
      <w:sdt>
        <w:sdtPr>
          <w:tag w:val="goog_rdk_191"/>
          <w:id w:val="774602037"/>
        </w:sdtPr>
        <w:sdtEndPr/>
        <w:sdtContent>
          <w:del w:id="157" w:author="Daniele Fossemò" w:date="2019-12-16T16:29:00Z">
            <w:r>
              <w:delText xml:space="preserve">Per ottimizzare l’utilizzo di memoria della nostra piattaforma abbiamo deciso di dover limitare la dimensione dei file che gli utenti possano caricare: ogni tipo di file avrà un suo tipo ed una sua dimensione massima che verrà decisa dagli amministratori; </w:delText>
            </w:r>
            <w:r>
              <w:delText>peraltro tutto quello che può essere ritrovato su siti esterni deve possedere un link a questi stessi senza la necessità che questi risiedano nel server.</w:delText>
            </w:r>
          </w:del>
        </w:sdtContent>
      </w:sdt>
    </w:p>
    <w:p w14:paraId="00000148" w14:textId="77777777" w:rsidR="001A30D1" w:rsidRPr="003C3093" w:rsidRDefault="00025883">
      <w:pPr>
        <w:rPr>
          <w:lang w:val="it-IT"/>
        </w:rPr>
      </w:pPr>
      <w:r w:rsidRPr="003C3093">
        <w:rPr>
          <w:lang w:val="it-IT"/>
        </w:rPr>
        <w:t xml:space="preserve">In più vogliamo implementare un sistema di backup in caso ci sia un </w:t>
      </w:r>
      <w:proofErr w:type="spellStart"/>
      <w:r w:rsidRPr="003C3093">
        <w:rPr>
          <w:lang w:val="it-IT"/>
        </w:rPr>
        <w:t>malfunzionameno</w:t>
      </w:r>
      <w:proofErr w:type="spellEnd"/>
      <w:r w:rsidRPr="003C3093">
        <w:rPr>
          <w:lang w:val="it-IT"/>
        </w:rPr>
        <w:t xml:space="preserve"> o in caso dovess</w:t>
      </w:r>
      <w:r w:rsidRPr="003C3093">
        <w:rPr>
          <w:lang w:val="it-IT"/>
        </w:rPr>
        <w:t>e presentarsi un crash.</w:t>
      </w:r>
    </w:p>
    <w:p w14:paraId="00000149" w14:textId="77777777" w:rsidR="001A30D1" w:rsidRPr="003C3093" w:rsidRDefault="001A30D1">
      <w:pPr>
        <w:rPr>
          <w:lang w:val="it-IT"/>
        </w:rPr>
      </w:pPr>
    </w:p>
    <w:p w14:paraId="0000014A" w14:textId="77777777" w:rsidR="001A30D1" w:rsidRPr="003C3093" w:rsidRDefault="00025883">
      <w:pPr>
        <w:rPr>
          <w:b/>
          <w:lang w:val="it-IT"/>
        </w:rPr>
      </w:pPr>
      <w:r w:rsidRPr="003C3093">
        <w:rPr>
          <w:b/>
          <w:lang w:val="it-IT"/>
        </w:rPr>
        <w:t>Security:</w:t>
      </w:r>
    </w:p>
    <w:p w14:paraId="0000014B" w14:textId="77777777" w:rsidR="001A30D1" w:rsidRPr="003C3093" w:rsidRDefault="001A30D1">
      <w:pPr>
        <w:rPr>
          <w:b/>
          <w:lang w:val="it-IT"/>
        </w:rPr>
      </w:pPr>
    </w:p>
    <w:p w14:paraId="0000014C" w14:textId="77777777" w:rsidR="001A30D1" w:rsidRPr="003C3093" w:rsidRDefault="00025883">
      <w:pPr>
        <w:rPr>
          <w:lang w:val="it-IT"/>
        </w:rPr>
      </w:pPr>
      <w:r w:rsidRPr="003C3093">
        <w:rPr>
          <w:lang w:val="it-IT"/>
        </w:rPr>
        <w:t xml:space="preserve">Il servizio esterno di cybersecurity garantirà che i dati degli utenti restino al sicuro (questo vale anche per i requisiti di </w:t>
      </w:r>
      <w:proofErr w:type="spellStart"/>
      <w:r w:rsidRPr="003C3093">
        <w:rPr>
          <w:lang w:val="it-IT"/>
        </w:rPr>
        <w:t>Safety</w:t>
      </w:r>
      <w:proofErr w:type="spellEnd"/>
      <w:r w:rsidRPr="003C3093">
        <w:rPr>
          <w:lang w:val="it-IT"/>
        </w:rPr>
        <w:t>).</w:t>
      </w:r>
      <w:sdt>
        <w:sdtPr>
          <w:tag w:val="goog_rdk_192"/>
          <w:id w:val="-1508673315"/>
        </w:sdtPr>
        <w:sdtEndPr/>
        <w:sdtContent>
          <w:ins w:id="158" w:author="Daniele Fossemò" w:date="2019-12-16T16:17:00Z">
            <w:r w:rsidRPr="003C3093">
              <w:rPr>
                <w:lang w:val="it-IT"/>
              </w:rPr>
              <w:t xml:space="preserve"> Inoltre, per garantire maggiore sicurezza, i database contenenti i dati degli utenti</w:t>
            </w:r>
            <w:r w:rsidRPr="003C3093">
              <w:rPr>
                <w:lang w:val="it-IT"/>
              </w:rPr>
              <w:t xml:space="preserve"> sono interni al sistema.</w:t>
            </w:r>
          </w:ins>
        </w:sdtContent>
      </w:sdt>
    </w:p>
    <w:p w14:paraId="0000014D" w14:textId="77777777" w:rsidR="001A30D1" w:rsidRPr="003C3093" w:rsidRDefault="001A30D1">
      <w:pPr>
        <w:rPr>
          <w:lang w:val="it-IT"/>
        </w:rPr>
      </w:pPr>
    </w:p>
    <w:p w14:paraId="0000014E" w14:textId="77777777" w:rsidR="001A30D1" w:rsidRPr="003C3093" w:rsidRDefault="00025883">
      <w:pPr>
        <w:rPr>
          <w:b/>
          <w:lang w:val="it-IT"/>
        </w:rPr>
      </w:pPr>
      <w:r w:rsidRPr="003C3093">
        <w:rPr>
          <w:b/>
          <w:lang w:val="it-IT"/>
        </w:rPr>
        <w:t>Legislative:</w:t>
      </w:r>
    </w:p>
    <w:p w14:paraId="0000014F" w14:textId="77777777" w:rsidR="001A30D1" w:rsidRPr="003C3093" w:rsidRDefault="001A30D1">
      <w:pPr>
        <w:rPr>
          <w:b/>
          <w:lang w:val="it-IT"/>
        </w:rPr>
      </w:pPr>
    </w:p>
    <w:p w14:paraId="00000150" w14:textId="77777777" w:rsidR="001A30D1" w:rsidRPr="003C3093" w:rsidRDefault="00025883">
      <w:pPr>
        <w:rPr>
          <w:lang w:val="it-IT"/>
        </w:rPr>
      </w:pPr>
      <w:r w:rsidRPr="003C3093">
        <w:rPr>
          <w:lang w:val="it-IT"/>
        </w:rPr>
        <w:t>Il sistema prevederà le figure degli admin che controlleranno che le normative legislative vengano seguite dagli utenti del sito.</w:t>
      </w:r>
    </w:p>
    <w:p w14:paraId="00000151" w14:textId="77777777" w:rsidR="001A30D1" w:rsidRPr="003C3093" w:rsidRDefault="00025883">
      <w:pPr>
        <w:rPr>
          <w:lang w:val="it-IT"/>
        </w:rPr>
      </w:pPr>
      <w:proofErr w:type="gramStart"/>
      <w:r w:rsidRPr="003C3093">
        <w:rPr>
          <w:lang w:val="it-IT"/>
        </w:rPr>
        <w:t>Peraltro</w:t>
      </w:r>
      <w:proofErr w:type="gramEnd"/>
      <w:r w:rsidRPr="003C3093">
        <w:rPr>
          <w:lang w:val="it-IT"/>
        </w:rPr>
        <w:t xml:space="preserve"> sono gli utenti stessi che accetteranno di rispettare le normative vigenti</w:t>
      </w:r>
      <w:r w:rsidRPr="003C3093">
        <w:rPr>
          <w:lang w:val="it-IT"/>
        </w:rPr>
        <w:t xml:space="preserve"> per il copyright che quindi si rendono colpevoli in caso che queste vengano violate violazioni. Non sarà il sito a risultare </w:t>
      </w:r>
      <w:sdt>
        <w:sdtPr>
          <w:tag w:val="goog_rdk_193"/>
          <w:id w:val="113952214"/>
        </w:sdtPr>
        <w:sdtEndPr/>
        <w:sdtContent>
          <w:ins w:id="159" w:author="Daniele Fossemò" w:date="2019-12-16T16:31:00Z">
            <w:r w:rsidRPr="003C3093">
              <w:rPr>
                <w:lang w:val="it-IT"/>
              </w:rPr>
              <w:t>responsabile di eventuali violazioni.</w:t>
            </w:r>
          </w:ins>
        </w:sdtContent>
      </w:sdt>
      <w:sdt>
        <w:sdtPr>
          <w:tag w:val="goog_rdk_194"/>
          <w:id w:val="435648007"/>
        </w:sdtPr>
        <w:sdtEndPr/>
        <w:sdtContent>
          <w:del w:id="160" w:author="Daniele Fossemò" w:date="2019-12-16T16:31:00Z">
            <w:r w:rsidRPr="003C3093">
              <w:rPr>
                <w:lang w:val="it-IT"/>
              </w:rPr>
              <w:delText>colpevole</w:delText>
            </w:r>
          </w:del>
        </w:sdtContent>
      </w:sdt>
      <w:r w:rsidRPr="003C3093">
        <w:rPr>
          <w:lang w:val="it-IT"/>
        </w:rPr>
        <w:t>.</w:t>
      </w:r>
    </w:p>
    <w:p w14:paraId="00000152" w14:textId="77777777" w:rsidR="001A30D1" w:rsidRPr="003C3093" w:rsidRDefault="001A30D1">
      <w:pPr>
        <w:rPr>
          <w:lang w:val="it-IT"/>
        </w:rPr>
      </w:pPr>
    </w:p>
    <w:p w14:paraId="00000153" w14:textId="77777777" w:rsidR="001A30D1" w:rsidRPr="003C3093" w:rsidRDefault="00025883">
      <w:pPr>
        <w:rPr>
          <w:b/>
          <w:lang w:val="it-IT"/>
        </w:rPr>
      </w:pPr>
      <w:r w:rsidRPr="003C3093">
        <w:rPr>
          <w:b/>
          <w:lang w:val="it-IT"/>
        </w:rPr>
        <w:t>Requisiti funzionali:</w:t>
      </w:r>
    </w:p>
    <w:p w14:paraId="00000154" w14:textId="77777777" w:rsidR="001A30D1" w:rsidRPr="003C3093" w:rsidRDefault="00025883">
      <w:pPr>
        <w:rPr>
          <w:lang w:val="it-IT"/>
        </w:rPr>
      </w:pPr>
      <w:r w:rsidRPr="003C3093">
        <w:rPr>
          <w:lang w:val="it-IT"/>
        </w:rPr>
        <w:t xml:space="preserve">La classe utente si divide in </w:t>
      </w:r>
      <w:proofErr w:type="spellStart"/>
      <w:r w:rsidRPr="003C3093">
        <w:rPr>
          <w:lang w:val="it-IT"/>
        </w:rPr>
        <w:t>Loader</w:t>
      </w:r>
      <w:proofErr w:type="spellEnd"/>
      <w:r w:rsidRPr="003C3093">
        <w:rPr>
          <w:lang w:val="it-IT"/>
        </w:rPr>
        <w:t xml:space="preserve"> e Viewer che servo</w:t>
      </w:r>
      <w:r w:rsidRPr="003C3093">
        <w:rPr>
          <w:lang w:val="it-IT"/>
        </w:rPr>
        <w:t>no a esplicare il funzionamento particolare dei compiti di chi carica un documento e di chi lo legge. Utente invece usa i metodi che sono comuni ad entrambe le sottoclassi come l’operazione di login. Un Utente può controllare le sue statistiche in qualsias</w:t>
      </w:r>
      <w:r w:rsidRPr="003C3093">
        <w:rPr>
          <w:lang w:val="it-IT"/>
        </w:rPr>
        <w:t>i momento</w:t>
      </w:r>
      <w:sdt>
        <w:sdtPr>
          <w:tag w:val="goog_rdk_195"/>
          <w:id w:val="962386429"/>
        </w:sdtPr>
        <w:sdtEndPr/>
        <w:sdtContent>
          <w:ins w:id="161" w:author="Daniele Fossemò" w:date="2019-12-16T16:31:00Z">
            <w:r w:rsidRPr="003C3093">
              <w:rPr>
                <w:lang w:val="it-IT"/>
              </w:rPr>
              <w:t xml:space="preserve"> tramite la funzione </w:t>
            </w:r>
            <w:proofErr w:type="spellStart"/>
            <w:proofErr w:type="gramStart"/>
            <w:r w:rsidRPr="003C3093">
              <w:rPr>
                <w:lang w:val="it-IT"/>
              </w:rPr>
              <w:t>viewStats</w:t>
            </w:r>
            <w:proofErr w:type="spellEnd"/>
            <w:r w:rsidRPr="003C3093">
              <w:rPr>
                <w:lang w:val="it-IT"/>
              </w:rPr>
              <w:t>(</w:t>
            </w:r>
            <w:proofErr w:type="gramEnd"/>
            <w:r w:rsidRPr="003C3093">
              <w:rPr>
                <w:lang w:val="it-IT"/>
              </w:rPr>
              <w:t xml:space="preserve">) </w:t>
            </w:r>
          </w:ins>
        </w:sdtContent>
      </w:sdt>
      <w:sdt>
        <w:sdtPr>
          <w:tag w:val="goog_rdk_196"/>
          <w:id w:val="406275045"/>
        </w:sdtPr>
        <w:sdtEndPr/>
        <w:sdtContent>
          <w:del w:id="162" w:author="Daniele Fossemò" w:date="2019-12-16T16:31:00Z">
            <w:r w:rsidRPr="003C3093">
              <w:rPr>
                <w:lang w:val="it-IT"/>
              </w:rPr>
              <w:delText xml:space="preserve"> e queste vengono aggiornate per ogni operazione che le richiama.</w:delText>
            </w:r>
          </w:del>
        </w:sdtContent>
      </w:sdt>
    </w:p>
    <w:p w14:paraId="00000155" w14:textId="77777777" w:rsidR="001A30D1" w:rsidRPr="003C3093" w:rsidRDefault="00025883">
      <w:pPr>
        <w:rPr>
          <w:lang w:val="it-IT"/>
        </w:rPr>
      </w:pPr>
      <w:r w:rsidRPr="003C3093">
        <w:rPr>
          <w:lang w:val="it-IT"/>
        </w:rPr>
        <w:t>I documenti vengono creati e hanno delle componenti che li rendono filtrabili per le ricerche (attraverso anche dei tag).</w:t>
      </w:r>
      <w:r w:rsidRPr="003C3093">
        <w:rPr>
          <w:lang w:val="it-IT"/>
        </w:rPr>
        <w:br/>
      </w:r>
      <w:r w:rsidRPr="003C3093">
        <w:rPr>
          <w:lang w:val="it-IT"/>
        </w:rPr>
        <w:lastRenderedPageBreak/>
        <w:t>Gli Admin oltretutto d</w:t>
      </w:r>
      <w:r w:rsidRPr="003C3093">
        <w:rPr>
          <w:lang w:val="it-IT"/>
        </w:rPr>
        <w:t>evono controllare che i documenti siano consoni all’ambiente della piattaforma e che vengano seguite le leggi del copyright.</w:t>
      </w:r>
    </w:p>
    <w:p w14:paraId="00000156" w14:textId="77777777" w:rsidR="001A30D1" w:rsidRPr="003C3093" w:rsidRDefault="00025883">
      <w:pPr>
        <w:rPr>
          <w:lang w:val="it-IT"/>
        </w:rPr>
      </w:pPr>
      <w:r w:rsidRPr="003C3093">
        <w:rPr>
          <w:lang w:val="it-IT"/>
        </w:rPr>
        <w:t xml:space="preserve">Gli utenti </w:t>
      </w:r>
      <w:sdt>
        <w:sdtPr>
          <w:tag w:val="goog_rdk_197"/>
          <w:id w:val="-92021986"/>
        </w:sdtPr>
        <w:sdtEndPr/>
        <w:sdtContent>
          <w:ins w:id="163" w:author="Daniele Fossemò" w:date="2019-12-16T16:32:00Z">
            <w:r w:rsidRPr="003C3093">
              <w:rPr>
                <w:lang w:val="it-IT"/>
              </w:rPr>
              <w:t>inoltre</w:t>
            </w:r>
          </w:ins>
        </w:sdtContent>
      </w:sdt>
      <w:sdt>
        <w:sdtPr>
          <w:tag w:val="goog_rdk_198"/>
          <w:id w:val="-2084673962"/>
        </w:sdtPr>
        <w:sdtEndPr/>
        <w:sdtContent>
          <w:del w:id="164" w:author="Daniele Fossemò" w:date="2019-12-16T16:32:00Z">
            <w:r w:rsidRPr="003C3093">
              <w:rPr>
                <w:lang w:val="it-IT"/>
              </w:rPr>
              <w:delText>peraltro</w:delText>
            </w:r>
          </w:del>
        </w:sdtContent>
      </w:sdt>
      <w:r w:rsidRPr="003C3093">
        <w:rPr>
          <w:lang w:val="it-IT"/>
        </w:rPr>
        <w:t xml:space="preserve"> hanno la possibilità di segnalare agli amministratori la presenza di materiale di questo tipo o comu</w:t>
      </w:r>
      <w:r w:rsidRPr="003C3093">
        <w:rPr>
          <w:lang w:val="it-IT"/>
        </w:rPr>
        <w:t>nque di segnalare utenti per comportamenti negativi.</w:t>
      </w:r>
    </w:p>
    <w:p w14:paraId="00000157" w14:textId="77777777" w:rsidR="001A30D1" w:rsidRPr="003C3093" w:rsidRDefault="00025883">
      <w:pPr>
        <w:rPr>
          <w:lang w:val="it-IT"/>
        </w:rPr>
      </w:pPr>
      <w:r w:rsidRPr="003C3093">
        <w:rPr>
          <w:lang w:val="it-IT"/>
        </w:rPr>
        <w:t xml:space="preserve">I requisiti funzionali vengono tutti </w:t>
      </w:r>
      <w:sdt>
        <w:sdtPr>
          <w:tag w:val="goog_rdk_199"/>
          <w:id w:val="972562910"/>
        </w:sdtPr>
        <w:sdtEndPr/>
        <w:sdtContent>
          <w:ins w:id="165" w:author="Daniele Fossemò" w:date="2019-12-16T16:33:00Z">
            <w:r w:rsidRPr="003C3093">
              <w:rPr>
                <w:lang w:val="it-IT"/>
              </w:rPr>
              <w:t>soddisfatti</w:t>
            </w:r>
          </w:ins>
        </w:sdtContent>
      </w:sdt>
      <w:sdt>
        <w:sdtPr>
          <w:tag w:val="goog_rdk_200"/>
          <w:id w:val="-1732464152"/>
        </w:sdtPr>
        <w:sdtEndPr/>
        <w:sdtContent>
          <w:del w:id="166" w:author="Daniele Fossemò" w:date="2019-12-16T16:33:00Z">
            <w:r w:rsidRPr="003C3093">
              <w:rPr>
                <w:lang w:val="it-IT"/>
              </w:rPr>
              <w:delText>spiegati</w:delText>
            </w:r>
          </w:del>
        </w:sdtContent>
      </w:sdt>
      <w:r w:rsidRPr="003C3093">
        <w:rPr>
          <w:lang w:val="it-IT"/>
        </w:rPr>
        <w:t xml:space="preserve"> </w:t>
      </w:r>
      <w:proofErr w:type="gramStart"/>
      <w:r w:rsidRPr="003C3093">
        <w:rPr>
          <w:lang w:val="it-IT"/>
        </w:rPr>
        <w:t>dal class</w:t>
      </w:r>
      <w:proofErr w:type="gramEnd"/>
      <w:r w:rsidRPr="003C3093">
        <w:rPr>
          <w:lang w:val="it-IT"/>
        </w:rPr>
        <w:t xml:space="preserve"> </w:t>
      </w:r>
      <w:proofErr w:type="spellStart"/>
      <w:r w:rsidRPr="003C3093">
        <w:rPr>
          <w:lang w:val="it-IT"/>
        </w:rPr>
        <w:t>diagram</w:t>
      </w:r>
      <w:proofErr w:type="spellEnd"/>
      <w:r w:rsidRPr="003C3093">
        <w:rPr>
          <w:lang w:val="it-IT"/>
        </w:rPr>
        <w:t xml:space="preserve"> in quanto </w:t>
      </w:r>
      <w:sdt>
        <w:sdtPr>
          <w:tag w:val="goog_rdk_201"/>
          <w:id w:val="1914272894"/>
        </w:sdtPr>
        <w:sdtEndPr/>
        <w:sdtContent>
          <w:ins w:id="167" w:author="Daniele Fossemò" w:date="2019-12-16T16:33:00Z">
            <w:r w:rsidRPr="003C3093">
              <w:rPr>
                <w:lang w:val="it-IT"/>
              </w:rPr>
              <w:t xml:space="preserve">la realizzazione </w:t>
            </w:r>
          </w:ins>
        </w:sdtContent>
      </w:sdt>
      <w:sdt>
        <w:sdtPr>
          <w:tag w:val="goog_rdk_202"/>
          <w:id w:val="1180005737"/>
        </w:sdtPr>
        <w:sdtEndPr/>
        <w:sdtContent>
          <w:del w:id="168" w:author="Daniele Fossemò" w:date="2019-12-16T16:33:00Z">
            <w:r w:rsidRPr="003C3093">
              <w:rPr>
                <w:lang w:val="it-IT"/>
              </w:rPr>
              <w:delText xml:space="preserve">l’implementazione </w:delText>
            </w:r>
          </w:del>
        </w:sdtContent>
      </w:sdt>
      <w:r w:rsidRPr="003C3093">
        <w:rPr>
          <w:lang w:val="it-IT"/>
        </w:rPr>
        <w:t>dei metodi è stata “implementata” controllando tutti i requisiti e quindi garantendo che questi vengano rispettati.</w:t>
      </w:r>
    </w:p>
    <w:p w14:paraId="00000158" w14:textId="77777777" w:rsidR="001A30D1" w:rsidRPr="003C3093" w:rsidRDefault="001A30D1">
      <w:pPr>
        <w:rPr>
          <w:lang w:val="it-IT"/>
        </w:rPr>
      </w:pPr>
    </w:p>
    <w:p w14:paraId="00000159" w14:textId="77777777" w:rsidR="001A30D1" w:rsidRPr="003C3093" w:rsidRDefault="001A30D1">
      <w:pPr>
        <w:rPr>
          <w:lang w:val="it-IT"/>
        </w:rPr>
      </w:pPr>
    </w:p>
    <w:p w14:paraId="0000015A" w14:textId="77777777" w:rsidR="001A30D1" w:rsidRPr="003C3093" w:rsidRDefault="001A30D1">
      <w:pPr>
        <w:rPr>
          <w:lang w:val="it-IT"/>
        </w:rPr>
      </w:pPr>
    </w:p>
    <w:p w14:paraId="0000015B" w14:textId="77777777" w:rsidR="001A30D1" w:rsidRPr="003C3093" w:rsidRDefault="001A30D1">
      <w:pPr>
        <w:rPr>
          <w:lang w:val="it-IT"/>
        </w:rPr>
      </w:pPr>
    </w:p>
    <w:p w14:paraId="0000015C" w14:textId="77777777" w:rsidR="001A30D1" w:rsidRPr="003C3093" w:rsidRDefault="001A30D1">
      <w:pPr>
        <w:rPr>
          <w:lang w:val="it-IT"/>
        </w:rPr>
      </w:pPr>
    </w:p>
    <w:p w14:paraId="0000015D" w14:textId="77777777" w:rsidR="001A30D1" w:rsidRPr="003C3093" w:rsidRDefault="001A30D1">
      <w:pPr>
        <w:rPr>
          <w:lang w:val="it-IT"/>
        </w:rPr>
      </w:pPr>
    </w:p>
    <w:p w14:paraId="0000015E" w14:textId="77777777" w:rsidR="001A30D1" w:rsidRPr="003C3093" w:rsidRDefault="001A30D1">
      <w:pPr>
        <w:rPr>
          <w:lang w:val="it-IT"/>
        </w:rPr>
      </w:pPr>
    </w:p>
    <w:p w14:paraId="0000015F" w14:textId="77777777" w:rsidR="001A30D1" w:rsidRPr="003C3093" w:rsidRDefault="001A30D1">
      <w:pPr>
        <w:rPr>
          <w:lang w:val="it-IT"/>
        </w:rPr>
      </w:pPr>
    </w:p>
    <w:p w14:paraId="00000160" w14:textId="77777777" w:rsidR="001A30D1" w:rsidRPr="003C3093" w:rsidRDefault="001A30D1">
      <w:pPr>
        <w:rPr>
          <w:lang w:val="it-IT"/>
        </w:rPr>
      </w:pPr>
    </w:p>
    <w:p w14:paraId="00000161" w14:textId="77777777" w:rsidR="001A30D1" w:rsidRPr="003C3093" w:rsidRDefault="001A30D1">
      <w:pPr>
        <w:rPr>
          <w:lang w:val="it-IT"/>
        </w:rPr>
      </w:pPr>
    </w:p>
    <w:p w14:paraId="00000162" w14:textId="77777777" w:rsidR="001A30D1" w:rsidRPr="003C3093" w:rsidRDefault="001A30D1">
      <w:pPr>
        <w:rPr>
          <w:lang w:val="it-IT"/>
        </w:rPr>
      </w:pPr>
    </w:p>
    <w:p w14:paraId="00000163" w14:textId="77777777" w:rsidR="001A30D1" w:rsidRPr="003C3093" w:rsidRDefault="001A30D1">
      <w:pPr>
        <w:rPr>
          <w:lang w:val="it-IT"/>
        </w:rPr>
      </w:pPr>
    </w:p>
    <w:p w14:paraId="00000164" w14:textId="77777777" w:rsidR="001A30D1" w:rsidRPr="003C3093" w:rsidRDefault="001A30D1">
      <w:pPr>
        <w:rPr>
          <w:lang w:val="it-IT"/>
        </w:rPr>
      </w:pPr>
    </w:p>
    <w:p w14:paraId="00000165" w14:textId="77777777" w:rsidR="001A30D1" w:rsidRPr="003C3093" w:rsidRDefault="001A30D1">
      <w:pPr>
        <w:rPr>
          <w:lang w:val="it-IT"/>
        </w:rPr>
      </w:pPr>
    </w:p>
    <w:p w14:paraId="00000166" w14:textId="77777777" w:rsidR="001A30D1" w:rsidRPr="003C3093" w:rsidRDefault="001A30D1">
      <w:pPr>
        <w:rPr>
          <w:lang w:val="it-IT"/>
        </w:rPr>
      </w:pPr>
    </w:p>
    <w:p w14:paraId="00000167" w14:textId="77777777" w:rsidR="001A30D1" w:rsidRPr="003C3093" w:rsidRDefault="001A30D1">
      <w:pPr>
        <w:rPr>
          <w:lang w:val="it-IT"/>
        </w:rPr>
      </w:pPr>
    </w:p>
    <w:p w14:paraId="00000168" w14:textId="77777777" w:rsidR="001A30D1" w:rsidRPr="003C3093" w:rsidRDefault="001A30D1">
      <w:pPr>
        <w:rPr>
          <w:lang w:val="it-IT"/>
        </w:rPr>
      </w:pPr>
    </w:p>
    <w:p w14:paraId="00000169" w14:textId="77777777" w:rsidR="001A30D1" w:rsidRPr="003C3093" w:rsidRDefault="001A30D1">
      <w:pPr>
        <w:rPr>
          <w:lang w:val="it-IT"/>
        </w:rPr>
      </w:pPr>
    </w:p>
    <w:p w14:paraId="0000016A" w14:textId="77777777" w:rsidR="001A30D1" w:rsidRPr="003C3093" w:rsidRDefault="001A30D1">
      <w:pPr>
        <w:rPr>
          <w:lang w:val="it-IT"/>
        </w:rPr>
      </w:pPr>
    </w:p>
    <w:p w14:paraId="0000016B" w14:textId="77777777" w:rsidR="001A30D1" w:rsidRPr="003C3093" w:rsidRDefault="001A30D1">
      <w:pPr>
        <w:rPr>
          <w:lang w:val="it-IT"/>
        </w:rPr>
      </w:pPr>
    </w:p>
    <w:p w14:paraId="0000016C" w14:textId="77777777" w:rsidR="001A30D1" w:rsidRPr="003C3093" w:rsidRDefault="001A30D1">
      <w:pPr>
        <w:rPr>
          <w:lang w:val="it-IT"/>
        </w:rPr>
      </w:pPr>
    </w:p>
    <w:p w14:paraId="0000016D" w14:textId="77777777" w:rsidR="001A30D1" w:rsidRPr="003C3093" w:rsidRDefault="001A30D1">
      <w:pPr>
        <w:rPr>
          <w:lang w:val="it-IT"/>
        </w:rPr>
      </w:pPr>
    </w:p>
    <w:p w14:paraId="0000016E" w14:textId="77777777" w:rsidR="001A30D1" w:rsidRPr="003C3093" w:rsidRDefault="001A30D1">
      <w:pPr>
        <w:rPr>
          <w:lang w:val="it-IT"/>
        </w:rPr>
      </w:pPr>
    </w:p>
    <w:p w14:paraId="0000016F" w14:textId="77777777" w:rsidR="001A30D1" w:rsidRPr="003C3093" w:rsidRDefault="001A30D1">
      <w:pPr>
        <w:rPr>
          <w:lang w:val="it-IT"/>
        </w:rPr>
      </w:pPr>
    </w:p>
    <w:p w14:paraId="00000170" w14:textId="77777777" w:rsidR="001A30D1" w:rsidRPr="003C3093" w:rsidRDefault="001A30D1">
      <w:pPr>
        <w:rPr>
          <w:lang w:val="it-IT"/>
        </w:rPr>
      </w:pPr>
    </w:p>
    <w:p w14:paraId="00000171" w14:textId="77777777" w:rsidR="001A30D1" w:rsidRPr="003C3093" w:rsidRDefault="001A30D1">
      <w:pPr>
        <w:rPr>
          <w:lang w:val="it-IT"/>
        </w:rPr>
      </w:pPr>
    </w:p>
    <w:p w14:paraId="00000172" w14:textId="77777777" w:rsidR="001A30D1" w:rsidRPr="003C3093" w:rsidRDefault="001A30D1">
      <w:pPr>
        <w:rPr>
          <w:lang w:val="it-IT"/>
        </w:rPr>
      </w:pPr>
    </w:p>
    <w:p w14:paraId="00000173" w14:textId="77777777" w:rsidR="001A30D1" w:rsidRPr="003C3093" w:rsidRDefault="001A30D1">
      <w:pPr>
        <w:rPr>
          <w:lang w:val="it-IT"/>
        </w:rPr>
      </w:pPr>
    </w:p>
    <w:p w14:paraId="00000174" w14:textId="77777777" w:rsidR="001A30D1" w:rsidRPr="003C3093" w:rsidRDefault="001A30D1">
      <w:pPr>
        <w:rPr>
          <w:lang w:val="it-IT"/>
        </w:rPr>
      </w:pPr>
    </w:p>
    <w:p w14:paraId="00000175" w14:textId="77777777" w:rsidR="001A30D1" w:rsidRPr="003C3093" w:rsidRDefault="001A30D1">
      <w:pPr>
        <w:rPr>
          <w:lang w:val="it-IT"/>
        </w:rPr>
      </w:pPr>
    </w:p>
    <w:p w14:paraId="00000176" w14:textId="77777777" w:rsidR="001A30D1" w:rsidRPr="003C3093" w:rsidRDefault="001A30D1">
      <w:pPr>
        <w:rPr>
          <w:lang w:val="it-IT"/>
        </w:rPr>
      </w:pPr>
    </w:p>
    <w:p w14:paraId="00000177" w14:textId="77777777" w:rsidR="001A30D1" w:rsidRPr="003C3093" w:rsidRDefault="001A30D1">
      <w:pPr>
        <w:rPr>
          <w:lang w:val="it-IT"/>
        </w:rPr>
      </w:pPr>
    </w:p>
    <w:p w14:paraId="00000178" w14:textId="77777777" w:rsidR="001A30D1" w:rsidRPr="003C3093" w:rsidRDefault="001A30D1">
      <w:pPr>
        <w:rPr>
          <w:lang w:val="it-IT"/>
        </w:rPr>
      </w:pPr>
    </w:p>
    <w:p w14:paraId="00000179" w14:textId="77777777" w:rsidR="001A30D1" w:rsidRPr="003C3093" w:rsidRDefault="001A30D1">
      <w:pPr>
        <w:rPr>
          <w:lang w:val="it-IT"/>
        </w:rPr>
      </w:pPr>
    </w:p>
    <w:p w14:paraId="0000017A" w14:textId="77777777" w:rsidR="001A30D1" w:rsidRPr="003C3093" w:rsidRDefault="001A30D1">
      <w:pPr>
        <w:rPr>
          <w:lang w:val="it-IT"/>
        </w:rPr>
      </w:pPr>
    </w:p>
    <w:p w14:paraId="0000017B" w14:textId="77777777" w:rsidR="001A30D1" w:rsidRPr="003C3093" w:rsidRDefault="001A30D1">
      <w:pPr>
        <w:rPr>
          <w:lang w:val="it-IT"/>
        </w:rPr>
      </w:pPr>
    </w:p>
    <w:p w14:paraId="0000017C" w14:textId="77777777" w:rsidR="001A30D1" w:rsidRPr="003C3093" w:rsidRDefault="001A30D1">
      <w:pPr>
        <w:rPr>
          <w:lang w:val="it-IT"/>
        </w:rPr>
      </w:pPr>
    </w:p>
    <w:p w14:paraId="0000017D" w14:textId="77777777" w:rsidR="001A30D1" w:rsidRPr="003C3093" w:rsidRDefault="001A30D1">
      <w:pPr>
        <w:rPr>
          <w:lang w:val="it-IT"/>
        </w:rPr>
      </w:pPr>
    </w:p>
    <w:p w14:paraId="0000017E" w14:textId="77777777" w:rsidR="001A30D1" w:rsidRPr="003C3093" w:rsidRDefault="001A30D1">
      <w:pPr>
        <w:rPr>
          <w:lang w:val="it-IT"/>
        </w:rPr>
      </w:pPr>
    </w:p>
    <w:p w14:paraId="0000017F" w14:textId="77777777" w:rsidR="001A30D1" w:rsidRPr="003C3093" w:rsidRDefault="001A30D1">
      <w:pPr>
        <w:rPr>
          <w:lang w:val="it-IT"/>
        </w:rPr>
      </w:pPr>
    </w:p>
    <w:p w14:paraId="00000180" w14:textId="77777777" w:rsidR="001A30D1" w:rsidRPr="003C3093" w:rsidRDefault="001A30D1">
      <w:pPr>
        <w:rPr>
          <w:lang w:val="it-IT"/>
        </w:rPr>
      </w:pPr>
    </w:p>
    <w:p w14:paraId="00000181" w14:textId="77777777" w:rsidR="001A30D1" w:rsidRPr="003C3093" w:rsidRDefault="001A30D1">
      <w:pPr>
        <w:rPr>
          <w:lang w:val="it-IT"/>
        </w:rPr>
      </w:pPr>
    </w:p>
    <w:p w14:paraId="00000182" w14:textId="77777777" w:rsidR="001A30D1" w:rsidRDefault="00025883">
      <w:pPr>
        <w:pStyle w:val="Title"/>
        <w:spacing w:line="276" w:lineRule="auto"/>
        <w:rPr>
          <w:sz w:val="56"/>
          <w:szCs w:val="56"/>
        </w:rPr>
      </w:pPr>
      <w:r>
        <w:rPr>
          <w:sz w:val="56"/>
          <w:szCs w:val="56"/>
        </w:rPr>
        <w:t xml:space="preserve">G. Effort Recording </w:t>
      </w:r>
    </w:p>
    <w:p w14:paraId="00000183" w14:textId="77777777" w:rsidR="001A30D1" w:rsidRDefault="00025883">
      <w:pPr>
        <w:pBdr>
          <w:top w:val="nil"/>
          <w:left w:val="nil"/>
          <w:bottom w:val="nil"/>
          <w:right w:val="nil"/>
          <w:between w:val="nil"/>
        </w:pBdr>
        <w:spacing w:before="280" w:after="280"/>
        <w:jc w:val="both"/>
        <w:rPr>
          <w:rFonts w:ascii="Arial" w:eastAsia="Arial" w:hAnsi="Arial" w:cs="Arial"/>
          <w:i/>
          <w:color w:val="000000"/>
          <w:sz w:val="22"/>
          <w:szCs w:val="22"/>
        </w:rPr>
      </w:pPr>
      <w:r>
        <w:pict w14:anchorId="07C0E65F">
          <v:rect id="_x0000_i1061" style="width:0;height:1.5pt" o:hralign="center" o:hrstd="t" o:hr="t" fillcolor="#a0a0a0" stroked="f"/>
        </w:pict>
      </w:r>
      <w:r>
        <w:rPr>
          <w:rFonts w:ascii="Arial" w:eastAsia="Arial" w:hAnsi="Arial" w:cs="Arial"/>
          <w:b/>
          <w:i/>
          <w:color w:val="000000"/>
          <w:sz w:val="22"/>
          <w:szCs w:val="22"/>
        </w:rPr>
        <w:t>PERT</w:t>
      </w:r>
      <w:r>
        <w:rPr>
          <w:rFonts w:ascii="Arial" w:eastAsia="Arial" w:hAnsi="Arial" w:cs="Arial"/>
          <w:b/>
          <w:i/>
          <w:color w:val="000000"/>
          <w:sz w:val="22"/>
          <w:szCs w:val="22"/>
        </w:rPr>
        <w:br/>
      </w:r>
      <w:r>
        <w:rPr>
          <w:rFonts w:ascii="Arial" w:eastAsia="Arial" w:hAnsi="Arial" w:cs="Arial"/>
          <w:i/>
          <w:color w:val="000000"/>
          <w:sz w:val="22"/>
          <w:szCs w:val="22"/>
        </w:rPr>
        <w:t>Make a PERT documenting the tasks and timing you expect to spend on the deliverable. Try to be as precise as possible. Check, after the deliverable deadline, if and how you satisfied (or not) the deadlines.</w:t>
      </w:r>
    </w:p>
    <w:p w14:paraId="00000184" w14:textId="77777777" w:rsidR="001A30D1" w:rsidRDefault="00025883">
      <w:pPr>
        <w:pBdr>
          <w:top w:val="nil"/>
          <w:left w:val="nil"/>
          <w:bottom w:val="nil"/>
          <w:right w:val="nil"/>
          <w:between w:val="nil"/>
        </w:pBdr>
        <w:spacing w:before="280" w:after="280"/>
        <w:jc w:val="both"/>
        <w:rPr>
          <w:rFonts w:ascii="Arial" w:eastAsia="Arial" w:hAnsi="Arial" w:cs="Arial"/>
          <w:i/>
          <w:color w:val="000000"/>
          <w:sz w:val="22"/>
          <w:szCs w:val="22"/>
        </w:rPr>
      </w:pPr>
      <w:r>
        <w:rPr>
          <w:rFonts w:ascii="Arial" w:eastAsia="Arial" w:hAnsi="Arial" w:cs="Arial"/>
          <w:b/>
          <w:i/>
          <w:color w:val="000000"/>
          <w:sz w:val="22"/>
          <w:szCs w:val="22"/>
        </w:rPr>
        <w:t>Logging</w:t>
      </w:r>
      <w:r>
        <w:rPr>
          <w:rFonts w:ascii="Arial" w:eastAsia="Arial" w:hAnsi="Arial" w:cs="Arial"/>
          <w:i/>
          <w:color w:val="000000"/>
          <w:sz w:val="22"/>
          <w:szCs w:val="22"/>
        </w:rPr>
        <w:t xml:space="preserve"> </w:t>
      </w:r>
      <w:r>
        <w:rPr>
          <w:rFonts w:ascii="Arial" w:eastAsia="Arial" w:hAnsi="Arial" w:cs="Arial"/>
          <w:i/>
          <w:color w:val="000000"/>
          <w:sz w:val="22"/>
          <w:szCs w:val="22"/>
        </w:rPr>
        <w:br/>
        <w:t>As you are working on the assignment, re</w:t>
      </w:r>
      <w:r>
        <w:rPr>
          <w:rFonts w:ascii="Arial" w:eastAsia="Arial" w:hAnsi="Arial" w:cs="Arial"/>
          <w:i/>
          <w:color w:val="000000"/>
          <w:sz w:val="22"/>
          <w:szCs w:val="22"/>
        </w:rPr>
        <w:t>cord what you are doing and how long you spent. As a rule of thumb, you should add a log entry every time you switch tasks. For example, if you do something for two hours straight, that can be one log entry. However, if you do two or three things in half a</w:t>
      </w:r>
      <w:r>
        <w:rPr>
          <w:rFonts w:ascii="Arial" w:eastAsia="Arial" w:hAnsi="Arial" w:cs="Arial"/>
          <w:i/>
          <w:color w:val="000000"/>
          <w:sz w:val="22"/>
          <w:szCs w:val="22"/>
        </w:rPr>
        <w:t xml:space="preserve">n hour, you must have a log entry for each of them. You do not need to include time for </w:t>
      </w:r>
      <w:proofErr w:type="gramStart"/>
      <w:r>
        <w:rPr>
          <w:rFonts w:ascii="Arial" w:eastAsia="Arial" w:hAnsi="Arial" w:cs="Arial"/>
          <w:i/>
          <w:color w:val="000000"/>
          <w:sz w:val="22"/>
          <w:szCs w:val="22"/>
        </w:rPr>
        <w:t>logging, but</w:t>
      </w:r>
      <w:proofErr w:type="gramEnd"/>
      <w:r>
        <w:rPr>
          <w:rFonts w:ascii="Arial" w:eastAsia="Arial" w:hAnsi="Arial" w:cs="Arial"/>
          <w:i/>
          <w:color w:val="000000"/>
          <w:sz w:val="22"/>
          <w:szCs w:val="22"/>
        </w:rPr>
        <w:t xml:space="preserve"> should include the time spent answering the other parts of this question.</w:t>
      </w:r>
    </w:p>
    <w:p w14:paraId="00000185" w14:textId="77777777" w:rsidR="001A30D1" w:rsidRDefault="00025883">
      <w:pPr>
        <w:pBdr>
          <w:top w:val="nil"/>
          <w:left w:val="nil"/>
          <w:bottom w:val="nil"/>
          <w:right w:val="nil"/>
          <w:between w:val="nil"/>
        </w:pBdr>
        <w:spacing w:before="280" w:after="280"/>
        <w:rPr>
          <w:rFonts w:ascii="Arial" w:eastAsia="Arial" w:hAnsi="Arial" w:cs="Arial"/>
          <w:i/>
          <w:color w:val="000000"/>
          <w:sz w:val="22"/>
          <w:szCs w:val="22"/>
        </w:rPr>
      </w:pPr>
      <w:r>
        <w:rPr>
          <w:rFonts w:ascii="Arial" w:eastAsia="Arial" w:hAnsi="Arial" w:cs="Arial"/>
          <w:i/>
          <w:color w:val="000000"/>
          <w:sz w:val="22"/>
          <w:szCs w:val="22"/>
        </w:rPr>
        <w:t xml:space="preserve">For this purpose, please use the </w:t>
      </w:r>
      <w:r>
        <w:rPr>
          <w:rFonts w:ascii="Arial" w:eastAsia="Arial" w:hAnsi="Arial" w:cs="Arial"/>
          <w:b/>
          <w:i/>
          <w:color w:val="000000"/>
          <w:sz w:val="22"/>
          <w:szCs w:val="22"/>
        </w:rPr>
        <w:t>LogTemplate.xls</w:t>
      </w:r>
      <w:r>
        <w:rPr>
          <w:rFonts w:ascii="Arial" w:eastAsia="Arial" w:hAnsi="Arial" w:cs="Arial"/>
          <w:i/>
          <w:color w:val="000000"/>
          <w:sz w:val="22"/>
          <w:szCs w:val="22"/>
        </w:rPr>
        <w:t xml:space="preserve"> file.</w:t>
      </w:r>
    </w:p>
    <w:p w14:paraId="00000186" w14:textId="77777777" w:rsidR="001A30D1" w:rsidRDefault="00025883">
      <w:pPr>
        <w:pBdr>
          <w:top w:val="nil"/>
          <w:left w:val="nil"/>
          <w:bottom w:val="nil"/>
          <w:right w:val="nil"/>
          <w:between w:val="nil"/>
        </w:pBdr>
        <w:jc w:val="both"/>
        <w:rPr>
          <w:rFonts w:ascii="Arial" w:eastAsia="Arial" w:hAnsi="Arial" w:cs="Arial"/>
          <w:i/>
          <w:sz w:val="22"/>
          <w:szCs w:val="22"/>
        </w:rPr>
      </w:pPr>
      <w:r>
        <w:rPr>
          <w:rFonts w:ascii="Arial" w:eastAsia="Arial" w:hAnsi="Arial" w:cs="Arial"/>
          <w:b/>
          <w:i/>
          <w:sz w:val="22"/>
          <w:szCs w:val="22"/>
        </w:rPr>
        <w:t>Categorization</w:t>
      </w:r>
      <w:r>
        <w:rPr>
          <w:rFonts w:ascii="Arial" w:eastAsia="Arial" w:hAnsi="Arial" w:cs="Arial"/>
          <w:i/>
          <w:sz w:val="22"/>
          <w:szCs w:val="22"/>
        </w:rPr>
        <w:br/>
      </w:r>
      <w:r>
        <w:rPr>
          <w:rFonts w:ascii="Arial" w:eastAsia="Arial" w:hAnsi="Arial" w:cs="Arial"/>
          <w:i/>
          <w:sz w:val="22"/>
          <w:szCs w:val="22"/>
        </w:rPr>
        <w:t>When logging the time spent on the project, please create different sub- categories.</w:t>
      </w:r>
      <w:r>
        <w:rPr>
          <w:rFonts w:ascii="Arial" w:eastAsia="Arial" w:hAnsi="Arial" w:cs="Arial"/>
          <w:b/>
          <w:i/>
          <w:sz w:val="22"/>
          <w:szCs w:val="22"/>
        </w:rPr>
        <w:t xml:space="preserve"> </w:t>
      </w:r>
      <w:r>
        <w:rPr>
          <w:rFonts w:ascii="Arial" w:eastAsia="Arial" w:hAnsi="Arial" w:cs="Arial"/>
          <w:i/>
          <w:sz w:val="22"/>
          <w:szCs w:val="22"/>
        </w:rPr>
        <w:t>Specifically, it is important to clearly distinguish between two main categories: the time spent for “</w:t>
      </w:r>
      <w:r>
        <w:rPr>
          <w:rFonts w:ascii="Arial" w:eastAsia="Arial" w:hAnsi="Arial" w:cs="Arial"/>
          <w:b/>
          <w:i/>
          <w:sz w:val="22"/>
          <w:szCs w:val="22"/>
        </w:rPr>
        <w:t>learning</w:t>
      </w:r>
      <w:r>
        <w:rPr>
          <w:rFonts w:ascii="Arial" w:eastAsia="Arial" w:hAnsi="Arial" w:cs="Arial"/>
          <w:i/>
          <w:sz w:val="22"/>
          <w:szCs w:val="22"/>
        </w:rPr>
        <w:t xml:space="preserve">” (the </w:t>
      </w:r>
      <w:proofErr w:type="spellStart"/>
      <w:r>
        <w:rPr>
          <w:rFonts w:ascii="Arial" w:eastAsia="Arial" w:hAnsi="Arial" w:cs="Arial"/>
          <w:i/>
          <w:sz w:val="22"/>
          <w:szCs w:val="22"/>
        </w:rPr>
        <w:t>modeling</w:t>
      </w:r>
      <w:proofErr w:type="spellEnd"/>
      <w:r>
        <w:rPr>
          <w:rFonts w:ascii="Arial" w:eastAsia="Arial" w:hAnsi="Arial" w:cs="Arial"/>
          <w:i/>
          <w:sz w:val="22"/>
          <w:szCs w:val="22"/>
        </w:rPr>
        <w:t xml:space="preserve"> languages, the tools, etc.) from the time nee</w:t>
      </w:r>
      <w:r>
        <w:rPr>
          <w:rFonts w:ascii="Arial" w:eastAsia="Arial" w:hAnsi="Arial" w:cs="Arial"/>
          <w:i/>
          <w:sz w:val="22"/>
          <w:szCs w:val="22"/>
        </w:rPr>
        <w:t>ded for “</w:t>
      </w:r>
      <w:r>
        <w:rPr>
          <w:rFonts w:ascii="Arial" w:eastAsia="Arial" w:hAnsi="Arial" w:cs="Arial"/>
          <w:b/>
          <w:i/>
          <w:sz w:val="22"/>
          <w:szCs w:val="22"/>
        </w:rPr>
        <w:t>doing</w:t>
      </w:r>
      <w:r>
        <w:rPr>
          <w:rFonts w:ascii="Arial" w:eastAsia="Arial" w:hAnsi="Arial" w:cs="Arial"/>
          <w:i/>
          <w:sz w:val="22"/>
          <w:szCs w:val="22"/>
        </w:rPr>
        <w:t>” (creating the models, taking the decisions, …). Learning tasks are in fact costs to be paid only once, while doing costs are those that will be repeated through the project.</w:t>
      </w:r>
    </w:p>
    <w:p w14:paraId="00000187" w14:textId="77777777" w:rsidR="001A30D1" w:rsidRDefault="00025883">
      <w:pPr>
        <w:pBdr>
          <w:top w:val="nil"/>
          <w:left w:val="nil"/>
          <w:bottom w:val="nil"/>
          <w:right w:val="nil"/>
          <w:between w:val="nil"/>
        </w:pBdr>
        <w:jc w:val="both"/>
        <w:rPr>
          <w:rFonts w:ascii="Arial" w:eastAsia="Arial" w:hAnsi="Arial" w:cs="Arial"/>
          <w:i/>
          <w:sz w:val="22"/>
          <w:szCs w:val="22"/>
        </w:rPr>
      </w:pPr>
      <w:r>
        <w:rPr>
          <w:rFonts w:ascii="Arial" w:eastAsia="Arial" w:hAnsi="Arial" w:cs="Arial"/>
          <w:i/>
          <w:sz w:val="22"/>
          <w:szCs w:val="22"/>
        </w:rPr>
        <w:t xml:space="preserve">For each category, please define sub-categories. Examples follow. </w:t>
      </w:r>
      <w:r>
        <w:rPr>
          <w:rFonts w:ascii="Arial" w:eastAsia="Arial" w:hAnsi="Arial" w:cs="Arial"/>
          <w:i/>
          <w:sz w:val="22"/>
          <w:szCs w:val="22"/>
        </w:rPr>
        <w:t>You may add other sub-categories you find useful.</w:t>
      </w:r>
      <w:r>
        <w:rPr>
          <w:rFonts w:ascii="Arial" w:eastAsia="Arial" w:hAnsi="Arial" w:cs="Arial"/>
          <w:i/>
          <w:sz w:val="22"/>
          <w:szCs w:val="22"/>
        </w:rPr>
        <w:br/>
      </w:r>
    </w:p>
    <w:tbl>
      <w:tblPr>
        <w:tblStyle w:val="a2"/>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3"/>
        <w:gridCol w:w="4433"/>
      </w:tblGrid>
      <w:tr w:rsidR="001A30D1" w14:paraId="0B3FC10A" w14:textId="77777777">
        <w:tc>
          <w:tcPr>
            <w:tcW w:w="4423" w:type="dxa"/>
            <w:shd w:val="clear" w:color="auto" w:fill="auto"/>
            <w:tcMar>
              <w:top w:w="0" w:type="dxa"/>
              <w:left w:w="108" w:type="dxa"/>
              <w:bottom w:w="0" w:type="dxa"/>
              <w:right w:w="108" w:type="dxa"/>
            </w:tcMar>
          </w:tcPr>
          <w:p w14:paraId="00000188" w14:textId="77777777" w:rsidR="001A30D1" w:rsidRDefault="00025883">
            <w:pPr>
              <w:pBdr>
                <w:top w:val="nil"/>
                <w:left w:val="nil"/>
                <w:bottom w:val="nil"/>
                <w:right w:val="nil"/>
                <w:between w:val="nil"/>
              </w:pBdr>
              <w:ind w:left="426"/>
              <w:rPr>
                <w:rFonts w:ascii="Arial" w:eastAsia="Arial" w:hAnsi="Arial" w:cs="Arial"/>
                <w:b/>
                <w:i/>
                <w:sz w:val="22"/>
                <w:szCs w:val="22"/>
              </w:rPr>
            </w:pPr>
            <w:r>
              <w:rPr>
                <w:rFonts w:ascii="Arial" w:eastAsia="Arial" w:hAnsi="Arial" w:cs="Arial"/>
                <w:b/>
                <w:i/>
                <w:sz w:val="22"/>
                <w:szCs w:val="22"/>
              </w:rPr>
              <w:t>Learning</w:t>
            </w:r>
          </w:p>
          <w:p w14:paraId="00000189"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Requirements Engineering</w:t>
            </w:r>
          </w:p>
          <w:p w14:paraId="0000018A" w14:textId="77777777" w:rsidR="001A30D1" w:rsidRDefault="00025883">
            <w:pPr>
              <w:numPr>
                <w:ilvl w:val="0"/>
                <w:numId w:val="6"/>
              </w:numPr>
              <w:pBdr>
                <w:top w:val="nil"/>
                <w:left w:val="nil"/>
                <w:bottom w:val="nil"/>
                <w:right w:val="nil"/>
                <w:between w:val="nil"/>
              </w:pBdr>
              <w:ind w:left="426"/>
            </w:pPr>
            <w:proofErr w:type="spellStart"/>
            <w:r>
              <w:rPr>
                <w:rFonts w:ascii="Arial" w:eastAsia="Arial" w:hAnsi="Arial" w:cs="Arial"/>
                <w:b/>
                <w:i/>
                <w:sz w:val="22"/>
                <w:szCs w:val="22"/>
              </w:rPr>
              <w:t>Non functional</w:t>
            </w:r>
            <w:proofErr w:type="spellEnd"/>
            <w:r>
              <w:rPr>
                <w:rFonts w:ascii="Arial" w:eastAsia="Arial" w:hAnsi="Arial" w:cs="Arial"/>
                <w:b/>
                <w:i/>
                <w:sz w:val="22"/>
                <w:szCs w:val="22"/>
              </w:rPr>
              <w:t xml:space="preserve"> Requirements</w:t>
            </w:r>
          </w:p>
          <w:p w14:paraId="0000018B"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Use Case Diagrams</w:t>
            </w:r>
          </w:p>
          <w:p w14:paraId="0000018C"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Tool study</w:t>
            </w:r>
          </w:p>
        </w:tc>
        <w:tc>
          <w:tcPr>
            <w:tcW w:w="4433" w:type="dxa"/>
            <w:shd w:val="clear" w:color="auto" w:fill="auto"/>
            <w:tcMar>
              <w:top w:w="0" w:type="dxa"/>
              <w:left w:w="108" w:type="dxa"/>
              <w:bottom w:w="0" w:type="dxa"/>
              <w:right w:w="108" w:type="dxa"/>
            </w:tcMar>
          </w:tcPr>
          <w:p w14:paraId="0000018D" w14:textId="77777777" w:rsidR="001A30D1" w:rsidRDefault="00025883">
            <w:pPr>
              <w:pBdr>
                <w:top w:val="nil"/>
                <w:left w:val="nil"/>
                <w:bottom w:val="nil"/>
                <w:right w:val="nil"/>
                <w:between w:val="nil"/>
              </w:pBdr>
              <w:ind w:left="426"/>
              <w:rPr>
                <w:rFonts w:ascii="Arial" w:eastAsia="Arial" w:hAnsi="Arial" w:cs="Arial"/>
                <w:b/>
                <w:i/>
                <w:sz w:val="22"/>
                <w:szCs w:val="22"/>
              </w:rPr>
            </w:pPr>
            <w:r>
              <w:rPr>
                <w:rFonts w:ascii="Arial" w:eastAsia="Arial" w:hAnsi="Arial" w:cs="Arial"/>
                <w:b/>
                <w:i/>
                <w:sz w:val="22"/>
                <w:szCs w:val="22"/>
              </w:rPr>
              <w:t>Doing:</w:t>
            </w:r>
          </w:p>
          <w:p w14:paraId="0000018E"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Requirements discovery</w:t>
            </w:r>
          </w:p>
          <w:p w14:paraId="0000018F" w14:textId="77777777" w:rsidR="001A30D1" w:rsidRDefault="00025883">
            <w:pPr>
              <w:numPr>
                <w:ilvl w:val="0"/>
                <w:numId w:val="6"/>
              </w:numPr>
              <w:pBdr>
                <w:top w:val="nil"/>
                <w:left w:val="nil"/>
                <w:bottom w:val="nil"/>
                <w:right w:val="nil"/>
                <w:between w:val="nil"/>
              </w:pBdr>
              <w:ind w:left="426"/>
            </w:pPr>
            <w:r>
              <w:rPr>
                <w:rFonts w:ascii="Arial" w:eastAsia="Arial" w:hAnsi="Arial" w:cs="Arial"/>
                <w:b/>
                <w:i/>
                <w:sz w:val="22"/>
                <w:szCs w:val="22"/>
              </w:rPr>
              <w:t xml:space="preserve">Requirements </w:t>
            </w:r>
            <w:proofErr w:type="spellStart"/>
            <w:r>
              <w:rPr>
                <w:rFonts w:ascii="Arial" w:eastAsia="Arial" w:hAnsi="Arial" w:cs="Arial"/>
                <w:b/>
                <w:i/>
                <w:sz w:val="22"/>
                <w:szCs w:val="22"/>
              </w:rPr>
              <w:t>Modeling</w:t>
            </w:r>
            <w:proofErr w:type="spellEnd"/>
            <w:r>
              <w:rPr>
                <w:rFonts w:ascii="Arial" w:eastAsia="Arial" w:hAnsi="Arial" w:cs="Arial"/>
                <w:b/>
                <w:i/>
                <w:sz w:val="22"/>
                <w:szCs w:val="22"/>
              </w:rPr>
              <w:t xml:space="preserve"> (UC diagrams)</w:t>
            </w:r>
          </w:p>
          <w:p w14:paraId="00000190" w14:textId="77777777" w:rsidR="001A30D1" w:rsidRDefault="001A30D1">
            <w:pPr>
              <w:pBdr>
                <w:top w:val="nil"/>
                <w:left w:val="nil"/>
                <w:bottom w:val="nil"/>
                <w:right w:val="nil"/>
                <w:between w:val="nil"/>
              </w:pBdr>
              <w:rPr>
                <w:rFonts w:ascii="Arial" w:eastAsia="Arial" w:hAnsi="Arial" w:cs="Arial"/>
                <w:b/>
                <w:i/>
                <w:sz w:val="22"/>
                <w:szCs w:val="22"/>
              </w:rPr>
            </w:pPr>
          </w:p>
          <w:p w14:paraId="00000191" w14:textId="77777777" w:rsidR="001A30D1" w:rsidRDefault="001A30D1">
            <w:pPr>
              <w:pBdr>
                <w:top w:val="nil"/>
                <w:left w:val="nil"/>
                <w:bottom w:val="nil"/>
                <w:right w:val="nil"/>
                <w:between w:val="nil"/>
              </w:pBdr>
              <w:ind w:left="426"/>
              <w:rPr>
                <w:rFonts w:ascii="Arial" w:eastAsia="Arial" w:hAnsi="Arial" w:cs="Arial"/>
                <w:b/>
                <w:i/>
                <w:sz w:val="22"/>
                <w:szCs w:val="22"/>
              </w:rPr>
            </w:pPr>
          </w:p>
        </w:tc>
      </w:tr>
    </w:tbl>
    <w:p w14:paraId="00000192" w14:textId="77777777" w:rsidR="001A30D1" w:rsidRDefault="00025883">
      <w:pPr>
        <w:pBdr>
          <w:top w:val="nil"/>
          <w:left w:val="nil"/>
          <w:bottom w:val="nil"/>
          <w:right w:val="nil"/>
          <w:between w:val="nil"/>
        </w:pBdr>
        <w:spacing w:before="280" w:after="280"/>
        <w:rPr>
          <w:rFonts w:ascii="Arial" w:eastAsia="Arial" w:hAnsi="Arial" w:cs="Arial"/>
          <w:i/>
          <w:color w:val="000000"/>
          <w:sz w:val="22"/>
          <w:szCs w:val="22"/>
        </w:rPr>
      </w:pPr>
      <w:r>
        <w:rPr>
          <w:rFonts w:ascii="Arial" w:eastAsia="Arial" w:hAnsi="Arial" w:cs="Arial"/>
          <w:b/>
          <w:i/>
          <w:color w:val="000000"/>
          <w:sz w:val="22"/>
          <w:szCs w:val="22"/>
        </w:rPr>
        <w:t>Summary Statistics</w:t>
      </w:r>
      <w:r>
        <w:rPr>
          <w:rFonts w:ascii="Arial" w:eastAsia="Arial" w:hAnsi="Arial" w:cs="Arial"/>
          <w:b/>
          <w:i/>
          <w:color w:val="000000"/>
          <w:sz w:val="22"/>
          <w:szCs w:val="22"/>
        </w:rPr>
        <w:br/>
      </w:r>
      <w:r>
        <w:rPr>
          <w:rFonts w:ascii="Arial" w:eastAsia="Arial" w:hAnsi="Arial" w:cs="Arial"/>
          <w:i/>
          <w:color w:val="000000"/>
          <w:sz w:val="22"/>
          <w:szCs w:val="22"/>
        </w:rPr>
        <w:t xml:space="preserve">Based on the attributes defined above, calculate the summary statistics of the time spent for “learning”, the time spent for “doing”, and the total time. </w:t>
      </w:r>
    </w:p>
    <w:p w14:paraId="00000193" w14:textId="77777777" w:rsidR="001A30D1" w:rsidRDefault="00025883">
      <w:pPr>
        <w:pBdr>
          <w:top w:val="nil"/>
          <w:left w:val="nil"/>
          <w:bottom w:val="nil"/>
          <w:right w:val="nil"/>
          <w:between w:val="nil"/>
        </w:pBdr>
        <w:spacing w:before="280" w:after="280"/>
        <w:rPr>
          <w:rFonts w:ascii="Arial" w:eastAsia="Arial" w:hAnsi="Arial" w:cs="Arial"/>
          <w:b/>
          <w:i/>
          <w:color w:val="0033CC"/>
          <w:sz w:val="22"/>
          <w:szCs w:val="22"/>
        </w:rPr>
      </w:pPr>
      <w:r>
        <w:rPr>
          <w:rFonts w:ascii="Arial" w:eastAsia="Arial" w:hAnsi="Arial" w:cs="Arial"/>
          <w:b/>
          <w:i/>
          <w:color w:val="0033CC"/>
          <w:sz w:val="22"/>
          <w:szCs w:val="22"/>
        </w:rPr>
        <w:t xml:space="preserve">Note: this Deliverable report shall document only the Summary Statistics for the different deliverables (D1, D2, and Final). Detailed information shall be reported in the Excel file. </w:t>
      </w:r>
    </w:p>
    <w:p w14:paraId="00000194" w14:textId="77777777" w:rsidR="001A30D1" w:rsidRDefault="00025883">
      <w:pPr>
        <w:pBdr>
          <w:top w:val="nil"/>
          <w:left w:val="nil"/>
          <w:bottom w:val="nil"/>
          <w:right w:val="nil"/>
          <w:between w:val="nil"/>
        </w:pBdr>
        <w:spacing w:before="280" w:after="280"/>
        <w:rPr>
          <w:rFonts w:ascii="Arial" w:eastAsia="Arial" w:hAnsi="Arial" w:cs="Arial"/>
          <w:b/>
          <w:i/>
          <w:color w:val="0033CC"/>
          <w:sz w:val="22"/>
          <w:szCs w:val="22"/>
        </w:rPr>
      </w:pPr>
      <w:r>
        <w:rPr>
          <w:rFonts w:ascii="Arial" w:eastAsia="Arial" w:hAnsi="Arial" w:cs="Arial"/>
          <w:b/>
          <w:i/>
          <w:noProof/>
          <w:color w:val="0033CC"/>
          <w:sz w:val="22"/>
          <w:szCs w:val="22"/>
        </w:rPr>
        <w:lastRenderedPageBreak/>
        <w:drawing>
          <wp:inline distT="114300" distB="114300" distL="114300" distR="114300" wp14:anchorId="0EE9B7A5" wp14:editId="3736DF0D">
            <wp:extent cx="5486400" cy="481330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6"/>
                    <a:srcRect/>
                    <a:stretch>
                      <a:fillRect/>
                    </a:stretch>
                  </pic:blipFill>
                  <pic:spPr>
                    <a:xfrm>
                      <a:off x="0" y="0"/>
                      <a:ext cx="5486400" cy="4813300"/>
                    </a:xfrm>
                    <a:prstGeom prst="rect">
                      <a:avLst/>
                    </a:prstGeom>
                    <a:ln/>
                  </pic:spPr>
                </pic:pic>
              </a:graphicData>
            </a:graphic>
          </wp:inline>
        </w:drawing>
      </w:r>
    </w:p>
    <w:p w14:paraId="00000195" w14:textId="77777777" w:rsidR="001A30D1" w:rsidRDefault="00025883">
      <w:pPr>
        <w:spacing w:before="280" w:after="280"/>
        <w:rPr>
          <w:rFonts w:ascii="Arial" w:eastAsia="Arial" w:hAnsi="Arial" w:cs="Arial"/>
          <w:b/>
          <w:i/>
          <w:color w:val="0033CC"/>
          <w:sz w:val="22"/>
          <w:szCs w:val="22"/>
        </w:rPr>
      </w:pPr>
      <w:r>
        <w:rPr>
          <w:rFonts w:ascii="Arial" w:eastAsia="Arial" w:hAnsi="Arial" w:cs="Arial"/>
          <w:b/>
          <w:i/>
          <w:noProof/>
          <w:color w:val="0033CC"/>
          <w:sz w:val="22"/>
          <w:szCs w:val="22"/>
        </w:rPr>
        <w:lastRenderedPageBreak/>
        <w:drawing>
          <wp:inline distT="114300" distB="114300" distL="114300" distR="114300" wp14:anchorId="4F17D2B5" wp14:editId="5FFB538D">
            <wp:extent cx="5486400" cy="3937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486400" cy="3937000"/>
                    </a:xfrm>
                    <a:prstGeom prst="rect">
                      <a:avLst/>
                    </a:prstGeom>
                    <a:ln/>
                  </pic:spPr>
                </pic:pic>
              </a:graphicData>
            </a:graphic>
          </wp:inline>
        </w:drawing>
      </w:r>
    </w:p>
    <w:p w14:paraId="00000196"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7"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8"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9"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A"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B"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C"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D"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E"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9F"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0"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1"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2"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3"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4"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5"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6"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7"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8"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9"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A" w14:textId="77777777" w:rsidR="001A30D1" w:rsidRDefault="001A30D1">
      <w:pPr>
        <w:pBdr>
          <w:top w:val="nil"/>
          <w:left w:val="nil"/>
          <w:bottom w:val="nil"/>
          <w:right w:val="nil"/>
          <w:between w:val="nil"/>
        </w:pBdr>
        <w:spacing w:before="280" w:after="280"/>
        <w:rPr>
          <w:rFonts w:ascii="Arial" w:eastAsia="Arial" w:hAnsi="Arial" w:cs="Arial"/>
          <w:b/>
          <w:i/>
          <w:color w:val="0033CC"/>
          <w:sz w:val="22"/>
          <w:szCs w:val="22"/>
        </w:rPr>
      </w:pPr>
    </w:p>
    <w:p w14:paraId="000001AB" w14:textId="77777777" w:rsidR="001A30D1" w:rsidRDefault="00025883">
      <w:pPr>
        <w:pBdr>
          <w:top w:val="nil"/>
          <w:left w:val="nil"/>
          <w:bottom w:val="nil"/>
          <w:right w:val="nil"/>
          <w:between w:val="nil"/>
        </w:pBdr>
        <w:spacing w:before="280" w:after="280"/>
        <w:rPr>
          <w:rFonts w:ascii="Arial" w:eastAsia="Arial" w:hAnsi="Arial" w:cs="Arial"/>
          <w:b/>
          <w:i/>
          <w:color w:val="FF0000"/>
          <w:sz w:val="22"/>
          <w:szCs w:val="22"/>
        </w:rPr>
      </w:pPr>
      <w:r>
        <w:rPr>
          <w:rFonts w:ascii="Arial" w:eastAsia="Arial" w:hAnsi="Arial" w:cs="Arial"/>
          <w:b/>
          <w:i/>
          <w:color w:val="FF0000"/>
          <w:sz w:val="22"/>
          <w:szCs w:val="22"/>
        </w:rPr>
        <w:t xml:space="preserve">COPY HERE (computed from the spreadsheet): </w:t>
      </w:r>
      <w:proofErr w:type="spellStart"/>
      <w:r>
        <w:rPr>
          <w:rFonts w:ascii="Arial" w:eastAsia="Arial" w:hAnsi="Arial" w:cs="Arial"/>
          <w:b/>
          <w:i/>
          <w:color w:val="FF0000"/>
          <w:sz w:val="22"/>
          <w:szCs w:val="22"/>
        </w:rPr>
        <w:t>i</w:t>
      </w:r>
      <w:proofErr w:type="spellEnd"/>
      <w:r>
        <w:rPr>
          <w:rFonts w:ascii="Arial" w:eastAsia="Arial" w:hAnsi="Arial" w:cs="Arial"/>
          <w:b/>
          <w:i/>
          <w:color w:val="FF0000"/>
          <w:sz w:val="22"/>
          <w:szCs w:val="22"/>
        </w:rPr>
        <w:t xml:space="preserve">) the total number of hours spent by the group (that is, hours per task X number of people working on that task), ii) the time spent for LEARNING and for DOING  </w:t>
      </w:r>
    </w:p>
    <w:p w14:paraId="000001AC" w14:textId="77777777" w:rsidR="001A30D1" w:rsidRDefault="00025883">
      <w:pPr>
        <w:pStyle w:val="Title"/>
        <w:spacing w:line="276" w:lineRule="auto"/>
        <w:rPr>
          <w:rFonts w:ascii="Arial" w:eastAsia="Arial" w:hAnsi="Arial" w:cs="Arial"/>
          <w:i/>
          <w:sz w:val="22"/>
          <w:szCs w:val="22"/>
        </w:rPr>
      </w:pPr>
      <w:r>
        <w:t xml:space="preserve">Appendix. Prototype </w:t>
      </w:r>
      <w:r>
        <w:br/>
      </w:r>
      <w:r>
        <w:rPr>
          <w:rFonts w:ascii="Arial" w:eastAsia="Arial" w:hAnsi="Arial" w:cs="Arial"/>
          <w:i/>
          <w:sz w:val="22"/>
          <w:szCs w:val="22"/>
        </w:rPr>
        <w:t>&lt;Provide a brief report on yo</w:t>
      </w:r>
      <w:r>
        <w:rPr>
          <w:rFonts w:ascii="Arial" w:eastAsia="Arial" w:hAnsi="Arial" w:cs="Arial"/>
          <w:i/>
          <w:sz w:val="22"/>
          <w:szCs w:val="22"/>
        </w:rPr>
        <w:t>ur prototype, and especially: information on what you have implemented, how the implementation covers the FR and NFR, how the prototypes demonstrates your project correctness with respect to the FR and NFR. You may add some screenshots to describe what req</w:t>
      </w:r>
      <w:r>
        <w:rPr>
          <w:rFonts w:ascii="Arial" w:eastAsia="Arial" w:hAnsi="Arial" w:cs="Arial"/>
          <w:i/>
          <w:sz w:val="22"/>
          <w:szCs w:val="22"/>
        </w:rPr>
        <w:t xml:space="preserve">uired above. Be ready to show your prototype during the oral examination&gt; </w:t>
      </w:r>
    </w:p>
    <w:p w14:paraId="000001AD" w14:textId="77777777" w:rsidR="001A30D1" w:rsidRDefault="00025883">
      <w:pPr>
        <w:pBdr>
          <w:top w:val="nil"/>
          <w:left w:val="nil"/>
          <w:bottom w:val="nil"/>
          <w:right w:val="nil"/>
          <w:between w:val="nil"/>
        </w:pBdr>
        <w:rPr>
          <w:rFonts w:ascii="Arial" w:eastAsia="Arial" w:hAnsi="Arial" w:cs="Arial"/>
          <w:i/>
          <w:sz w:val="22"/>
          <w:szCs w:val="22"/>
        </w:rPr>
      </w:pPr>
      <w:r>
        <w:pict w14:anchorId="62DDA3D7">
          <v:rect id="_x0000_i1062" style="width:0;height:1.5pt" o:hralign="center" o:hrstd="t" o:hr="t" fillcolor="#a0a0a0" stroked="f"/>
        </w:pict>
      </w:r>
    </w:p>
    <w:p w14:paraId="2628FFB2" w14:textId="77777777" w:rsidR="003C3093" w:rsidRDefault="003C3093">
      <w:pPr>
        <w:pBdr>
          <w:top w:val="nil"/>
          <w:left w:val="nil"/>
          <w:bottom w:val="nil"/>
          <w:right w:val="nil"/>
          <w:between w:val="nil"/>
        </w:pBdr>
        <w:rPr>
          <w:rFonts w:ascii="Arial" w:eastAsia="Arial" w:hAnsi="Arial" w:cs="Arial"/>
          <w:i/>
          <w:sz w:val="22"/>
          <w:szCs w:val="22"/>
          <w:lang w:val="it-IT"/>
        </w:rPr>
      </w:pPr>
      <w:r>
        <w:rPr>
          <w:rFonts w:ascii="Arial" w:eastAsia="Arial" w:hAnsi="Arial" w:cs="Arial"/>
          <w:i/>
          <w:sz w:val="22"/>
          <w:szCs w:val="22"/>
          <w:lang w:val="it-IT"/>
        </w:rPr>
        <w:t xml:space="preserve">Il prototipo è stato implementato tramite l’utilizzo di Api </w:t>
      </w:r>
      <w:proofErr w:type="spellStart"/>
      <w:r>
        <w:rPr>
          <w:rFonts w:ascii="Arial" w:eastAsia="Arial" w:hAnsi="Arial" w:cs="Arial"/>
          <w:i/>
          <w:sz w:val="22"/>
          <w:szCs w:val="22"/>
          <w:lang w:val="it-IT"/>
        </w:rPr>
        <w:t>Restful</w:t>
      </w:r>
      <w:proofErr w:type="spellEnd"/>
      <w:r>
        <w:rPr>
          <w:rFonts w:ascii="Arial" w:eastAsia="Arial" w:hAnsi="Arial" w:cs="Arial"/>
          <w:i/>
          <w:sz w:val="22"/>
          <w:szCs w:val="22"/>
          <w:lang w:val="it-IT"/>
        </w:rPr>
        <w:t xml:space="preserve"> con il framework di </w:t>
      </w:r>
      <w:proofErr w:type="spellStart"/>
      <w:r>
        <w:rPr>
          <w:rFonts w:ascii="Arial" w:eastAsia="Arial" w:hAnsi="Arial" w:cs="Arial"/>
          <w:i/>
          <w:sz w:val="22"/>
          <w:szCs w:val="22"/>
          <w:lang w:val="it-IT"/>
        </w:rPr>
        <w:t>Php</w:t>
      </w:r>
      <w:proofErr w:type="spellEnd"/>
      <w:r>
        <w:rPr>
          <w:rFonts w:ascii="Arial" w:eastAsia="Arial" w:hAnsi="Arial" w:cs="Arial"/>
          <w:i/>
          <w:sz w:val="22"/>
          <w:szCs w:val="22"/>
          <w:lang w:val="it-IT"/>
        </w:rPr>
        <w:t xml:space="preserve"> </w:t>
      </w:r>
      <w:proofErr w:type="spellStart"/>
      <w:r>
        <w:rPr>
          <w:rFonts w:ascii="Arial" w:eastAsia="Arial" w:hAnsi="Arial" w:cs="Arial"/>
          <w:i/>
          <w:sz w:val="22"/>
          <w:szCs w:val="22"/>
          <w:lang w:val="it-IT"/>
        </w:rPr>
        <w:t>Laravel</w:t>
      </w:r>
      <w:proofErr w:type="spellEnd"/>
      <w:r>
        <w:rPr>
          <w:rFonts w:ascii="Arial" w:eastAsia="Arial" w:hAnsi="Arial" w:cs="Arial"/>
          <w:i/>
          <w:sz w:val="22"/>
          <w:szCs w:val="22"/>
          <w:lang w:val="it-IT"/>
        </w:rPr>
        <w:t xml:space="preserve">. </w:t>
      </w:r>
    </w:p>
    <w:p w14:paraId="000001AE" w14:textId="511ED046" w:rsidR="001A30D1" w:rsidRPr="003C3093" w:rsidRDefault="003C3093">
      <w:pPr>
        <w:pBdr>
          <w:top w:val="nil"/>
          <w:left w:val="nil"/>
          <w:bottom w:val="nil"/>
          <w:right w:val="nil"/>
          <w:between w:val="nil"/>
        </w:pBdr>
        <w:rPr>
          <w:rFonts w:ascii="Arial" w:eastAsia="Arial" w:hAnsi="Arial" w:cs="Arial"/>
          <w:i/>
          <w:sz w:val="22"/>
          <w:szCs w:val="22"/>
          <w:lang w:val="it-IT"/>
        </w:rPr>
      </w:pPr>
      <w:bookmarkStart w:id="169" w:name="_GoBack"/>
      <w:bookmarkEnd w:id="169"/>
      <w:r>
        <w:rPr>
          <w:rFonts w:ascii="Arial" w:eastAsia="Arial" w:hAnsi="Arial" w:cs="Arial"/>
          <w:i/>
          <w:sz w:val="22"/>
          <w:szCs w:val="22"/>
          <w:lang w:val="it-IT"/>
        </w:rPr>
        <w:t xml:space="preserve"> </w:t>
      </w:r>
    </w:p>
    <w:p w14:paraId="000001AF" w14:textId="77777777" w:rsidR="001A30D1" w:rsidRPr="003C3093" w:rsidRDefault="00025883">
      <w:pPr>
        <w:pBdr>
          <w:top w:val="nil"/>
          <w:left w:val="nil"/>
          <w:bottom w:val="nil"/>
          <w:right w:val="nil"/>
          <w:between w:val="nil"/>
        </w:pBdr>
        <w:rPr>
          <w:rFonts w:ascii="Arial" w:eastAsia="Arial" w:hAnsi="Arial" w:cs="Arial"/>
          <w:i/>
          <w:sz w:val="22"/>
          <w:szCs w:val="22"/>
          <w:lang w:val="it-IT"/>
        </w:rPr>
      </w:pPr>
      <w:r w:rsidRPr="003C3093">
        <w:rPr>
          <w:rFonts w:ascii="Arial" w:eastAsia="Arial" w:hAnsi="Arial" w:cs="Arial"/>
          <w:i/>
          <w:sz w:val="22"/>
          <w:szCs w:val="22"/>
          <w:lang w:val="it-IT"/>
        </w:rPr>
        <w:t xml:space="preserve">Link alla documentazione </w:t>
      </w:r>
      <w:proofErr w:type="spellStart"/>
      <w:r w:rsidRPr="003C3093">
        <w:rPr>
          <w:rFonts w:ascii="Arial" w:eastAsia="Arial" w:hAnsi="Arial" w:cs="Arial"/>
          <w:i/>
          <w:sz w:val="22"/>
          <w:szCs w:val="22"/>
          <w:lang w:val="it-IT"/>
        </w:rPr>
        <w:t>Postman</w:t>
      </w:r>
      <w:proofErr w:type="spellEnd"/>
      <w:r w:rsidRPr="003C3093">
        <w:rPr>
          <w:rFonts w:ascii="Arial" w:eastAsia="Arial" w:hAnsi="Arial" w:cs="Arial"/>
          <w:i/>
          <w:sz w:val="22"/>
          <w:szCs w:val="22"/>
          <w:lang w:val="it-IT"/>
        </w:rPr>
        <w:t xml:space="preserve"> online: </w:t>
      </w:r>
    </w:p>
    <w:p w14:paraId="000001B0" w14:textId="77777777" w:rsidR="001A30D1" w:rsidRPr="003C3093" w:rsidRDefault="00025883">
      <w:pPr>
        <w:spacing w:before="280" w:after="280"/>
        <w:rPr>
          <w:rFonts w:ascii="Arial" w:eastAsia="Arial" w:hAnsi="Arial" w:cs="Arial"/>
          <w:i/>
          <w:sz w:val="22"/>
          <w:szCs w:val="22"/>
          <w:lang w:val="it-IT"/>
        </w:rPr>
      </w:pPr>
      <w:r w:rsidRPr="003C3093">
        <w:rPr>
          <w:rFonts w:ascii="Arial" w:eastAsia="Arial" w:hAnsi="Arial" w:cs="Arial"/>
          <w:i/>
          <w:sz w:val="22"/>
          <w:szCs w:val="22"/>
          <w:lang w:val="it-IT"/>
        </w:rPr>
        <w:t>https://documenter.getpostman.com/view/9791093/SWEE1ag7?version=latest#2b76b400-4292-4e06-8cc7-6bb1b0801021</w:t>
      </w:r>
    </w:p>
    <w:p w14:paraId="000001B1" w14:textId="77777777" w:rsidR="001A30D1" w:rsidRPr="003C3093" w:rsidRDefault="001A30D1">
      <w:pPr>
        <w:pBdr>
          <w:top w:val="nil"/>
          <w:left w:val="nil"/>
          <w:bottom w:val="nil"/>
          <w:right w:val="nil"/>
          <w:between w:val="nil"/>
        </w:pBdr>
        <w:spacing w:before="280" w:after="280"/>
        <w:rPr>
          <w:rFonts w:ascii="Arial" w:eastAsia="Arial" w:hAnsi="Arial" w:cs="Arial"/>
          <w:i/>
          <w:sz w:val="22"/>
          <w:szCs w:val="22"/>
          <w:lang w:val="it-IT"/>
        </w:rPr>
      </w:pPr>
    </w:p>
    <w:p w14:paraId="000001B2" w14:textId="77777777" w:rsidR="001A30D1" w:rsidRPr="003C3093" w:rsidRDefault="001A30D1">
      <w:pPr>
        <w:pBdr>
          <w:top w:val="nil"/>
          <w:left w:val="nil"/>
          <w:bottom w:val="nil"/>
          <w:right w:val="nil"/>
          <w:between w:val="nil"/>
        </w:pBdr>
        <w:rPr>
          <w:rFonts w:ascii="Arial" w:eastAsia="Arial" w:hAnsi="Arial" w:cs="Arial"/>
          <w:i/>
          <w:sz w:val="22"/>
          <w:szCs w:val="22"/>
          <w:lang w:val="it-IT"/>
        </w:rPr>
      </w:pPr>
    </w:p>
    <w:p w14:paraId="000001B3" w14:textId="77777777" w:rsidR="001A30D1" w:rsidRPr="003C3093" w:rsidRDefault="001A30D1">
      <w:pPr>
        <w:pBdr>
          <w:top w:val="nil"/>
          <w:left w:val="nil"/>
          <w:bottom w:val="nil"/>
          <w:right w:val="nil"/>
          <w:between w:val="nil"/>
        </w:pBdr>
        <w:rPr>
          <w:rFonts w:ascii="Arial" w:eastAsia="Arial" w:hAnsi="Arial" w:cs="Arial"/>
          <w:i/>
          <w:sz w:val="22"/>
          <w:szCs w:val="22"/>
          <w:lang w:val="it-IT"/>
        </w:rPr>
      </w:pPr>
    </w:p>
    <w:sectPr w:rsidR="001A30D1" w:rsidRPr="003C3093">
      <w:headerReference w:type="default" r:id="rId28"/>
      <w:footerReference w:type="default" r:id="rId29"/>
      <w:pgSz w:w="12240" w:h="15840"/>
      <w:pgMar w:top="1440" w:right="1800" w:bottom="1440" w:left="180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Davide Ricci" w:date="2019-12-15T18:25:00Z" w:initials="">
    <w:p w14:paraId="000001BD" w14:textId="77777777" w:rsidR="001A30D1" w:rsidRPr="003C3093" w:rsidRDefault="00025883">
      <w:pPr>
        <w:widowControl w:val="0"/>
        <w:pBdr>
          <w:top w:val="nil"/>
          <w:left w:val="nil"/>
          <w:bottom w:val="nil"/>
          <w:right w:val="nil"/>
          <w:between w:val="nil"/>
        </w:pBdr>
        <w:rPr>
          <w:rFonts w:ascii="Arial" w:eastAsia="Arial" w:hAnsi="Arial" w:cs="Arial"/>
          <w:color w:val="000000"/>
          <w:sz w:val="22"/>
          <w:szCs w:val="22"/>
          <w:lang w:val="it-IT"/>
        </w:rPr>
      </w:pPr>
      <w:r w:rsidRPr="003C3093">
        <w:rPr>
          <w:rFonts w:ascii="Arial" w:eastAsia="Arial" w:hAnsi="Arial" w:cs="Arial"/>
          <w:color w:val="000000"/>
          <w:sz w:val="22"/>
          <w:szCs w:val="22"/>
          <w:lang w:val="it-IT"/>
        </w:rPr>
        <w:t>(Secondo me così risolviamo il problema che mi sono posto precedentemente)</w:t>
      </w:r>
    </w:p>
  </w:comment>
  <w:comment w:id="69" w:author="Davide Ricci" w:date="2019-12-15T17:18:00Z" w:initials="">
    <w:p w14:paraId="000001BC" w14:textId="77777777" w:rsidR="001A30D1" w:rsidRPr="003C3093" w:rsidRDefault="00025883">
      <w:pPr>
        <w:widowControl w:val="0"/>
        <w:pBdr>
          <w:top w:val="nil"/>
          <w:left w:val="nil"/>
          <w:bottom w:val="nil"/>
          <w:right w:val="nil"/>
          <w:between w:val="nil"/>
        </w:pBdr>
        <w:rPr>
          <w:rFonts w:ascii="Arial" w:eastAsia="Arial" w:hAnsi="Arial" w:cs="Arial"/>
          <w:color w:val="000000"/>
          <w:sz w:val="22"/>
          <w:szCs w:val="22"/>
          <w:lang w:val="it-IT"/>
        </w:rPr>
      </w:pPr>
      <w:r w:rsidRPr="003C3093">
        <w:rPr>
          <w:rFonts w:ascii="Arial" w:eastAsia="Arial" w:hAnsi="Arial" w:cs="Arial"/>
          <w:color w:val="000000"/>
          <w:sz w:val="22"/>
          <w:szCs w:val="22"/>
          <w:lang w:val="it-IT"/>
        </w:rPr>
        <w:t>(è vero che promettiamo troppo ma è anche vero che i NFR da noi specificati siano indispensabili per garantire sicurezza e usabilità del sito accettabili...ho provato ad eliminare le cose “meno” importanti o comunque più complesse...penso che la complessit</w:t>
      </w:r>
      <w:r w:rsidRPr="003C3093">
        <w:rPr>
          <w:rFonts w:ascii="Arial" w:eastAsia="Arial" w:hAnsi="Arial" w:cs="Arial"/>
          <w:color w:val="000000"/>
          <w:sz w:val="22"/>
          <w:szCs w:val="22"/>
          <w:lang w:val="it-IT"/>
        </w:rPr>
        <w:t>à sia anche data dal tipo di ricerca che vogliamo garantire ma ai fini della realizzazione di un ottimo sistema penso sia una cosa comunque indispensabile)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1BD" w15:done="0"/>
  <w15:commentEx w15:paraId="000001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1BD" w16cid:durableId="21A9C547"/>
  <w16cid:commentId w16cid:paraId="000001BC" w16cid:durableId="21A9C5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328C5" w14:textId="77777777" w:rsidR="00025883" w:rsidRDefault="00025883">
      <w:r>
        <w:separator/>
      </w:r>
    </w:p>
  </w:endnote>
  <w:endnote w:type="continuationSeparator" w:id="0">
    <w:p w14:paraId="526027EC" w14:textId="77777777" w:rsidR="00025883" w:rsidRDefault="00025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B8" w14:textId="77777777" w:rsidR="001A30D1" w:rsidRDefault="001A30D1">
    <w:pPr>
      <w:widowControl w:val="0"/>
      <w:pBdr>
        <w:top w:val="nil"/>
        <w:left w:val="nil"/>
        <w:bottom w:val="nil"/>
        <w:right w:val="nil"/>
        <w:between w:val="nil"/>
      </w:pBdr>
      <w:spacing w:line="276" w:lineRule="auto"/>
      <w:rPr>
        <w:rFonts w:ascii="Cambria" w:eastAsia="Cambria" w:hAnsi="Cambria" w:cs="Cambria"/>
        <w:b/>
        <w:color w:val="000000"/>
        <w:sz w:val="36"/>
        <w:szCs w:val="36"/>
      </w:rPr>
    </w:pPr>
  </w:p>
  <w:tbl>
    <w:tblPr>
      <w:tblStyle w:val="a4"/>
      <w:tblW w:w="88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7938"/>
    </w:tblGrid>
    <w:tr w:rsidR="001A30D1" w14:paraId="54EF6D30" w14:textId="77777777">
      <w:tc>
        <w:tcPr>
          <w:tcW w:w="918" w:type="dxa"/>
          <w:shd w:val="clear" w:color="auto" w:fill="auto"/>
          <w:tcMar>
            <w:top w:w="0" w:type="dxa"/>
            <w:left w:w="108" w:type="dxa"/>
            <w:bottom w:w="0" w:type="dxa"/>
            <w:right w:w="108" w:type="dxa"/>
          </w:tcMar>
        </w:tcPr>
        <w:p w14:paraId="000001B9" w14:textId="6DAC375A" w:rsidR="001A30D1" w:rsidRDefault="00025883">
          <w:pPr>
            <w:pBdr>
              <w:top w:val="nil"/>
              <w:left w:val="nil"/>
              <w:bottom w:val="nil"/>
              <w:right w:val="nil"/>
              <w:between w:val="nil"/>
            </w:pBdr>
            <w:jc w:val="right"/>
            <w:rPr>
              <w:color w:val="000000"/>
            </w:rPr>
          </w:pPr>
          <w:r>
            <w:rPr>
              <w:color w:val="000000"/>
            </w:rPr>
            <w:fldChar w:fldCharType="begin"/>
          </w:r>
          <w:r>
            <w:rPr>
              <w:color w:val="000000"/>
            </w:rPr>
            <w:instrText>PAGE</w:instrText>
          </w:r>
          <w:r w:rsidR="003C3093">
            <w:rPr>
              <w:color w:val="000000"/>
            </w:rPr>
            <w:fldChar w:fldCharType="separate"/>
          </w:r>
          <w:r w:rsidR="003C3093">
            <w:rPr>
              <w:noProof/>
              <w:color w:val="000000"/>
            </w:rPr>
            <w:t>1</w:t>
          </w:r>
          <w:r>
            <w:rPr>
              <w:color w:val="000000"/>
            </w:rPr>
            <w:fldChar w:fldCharType="end"/>
          </w:r>
        </w:p>
      </w:tc>
      <w:tc>
        <w:tcPr>
          <w:tcW w:w="7938" w:type="dxa"/>
          <w:shd w:val="clear" w:color="auto" w:fill="auto"/>
          <w:tcMar>
            <w:top w:w="0" w:type="dxa"/>
            <w:left w:w="108" w:type="dxa"/>
            <w:bottom w:w="0" w:type="dxa"/>
            <w:right w:w="108" w:type="dxa"/>
          </w:tcMar>
        </w:tcPr>
        <w:p w14:paraId="000001BA" w14:textId="77777777" w:rsidR="001A30D1" w:rsidRDefault="001A30D1">
          <w:pPr>
            <w:pBdr>
              <w:top w:val="nil"/>
              <w:left w:val="nil"/>
              <w:bottom w:val="nil"/>
              <w:right w:val="nil"/>
              <w:between w:val="nil"/>
            </w:pBdr>
            <w:rPr>
              <w:color w:val="000000"/>
            </w:rPr>
          </w:pPr>
        </w:p>
      </w:tc>
    </w:tr>
  </w:tbl>
  <w:p w14:paraId="000001BB" w14:textId="77777777" w:rsidR="001A30D1" w:rsidRDefault="001A30D1">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3817F" w14:textId="77777777" w:rsidR="00025883" w:rsidRDefault="00025883">
      <w:r>
        <w:separator/>
      </w:r>
    </w:p>
  </w:footnote>
  <w:footnote w:type="continuationSeparator" w:id="0">
    <w:p w14:paraId="0359B729" w14:textId="77777777" w:rsidR="00025883" w:rsidRDefault="00025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B4" w14:textId="77777777" w:rsidR="001A30D1" w:rsidRDefault="001A30D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3"/>
      <w:tblW w:w="8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78"/>
      <w:gridCol w:w="2092"/>
    </w:tblGrid>
    <w:tr w:rsidR="001A30D1" w14:paraId="3037D2A7" w14:textId="77777777">
      <w:tc>
        <w:tcPr>
          <w:tcW w:w="6778" w:type="dxa"/>
          <w:shd w:val="clear" w:color="auto" w:fill="auto"/>
          <w:tcMar>
            <w:top w:w="72" w:type="dxa"/>
            <w:left w:w="115" w:type="dxa"/>
            <w:bottom w:w="72" w:type="dxa"/>
            <w:right w:w="115" w:type="dxa"/>
          </w:tcMar>
        </w:tcPr>
        <w:p w14:paraId="000001B5" w14:textId="77777777" w:rsidR="001A30D1" w:rsidRDefault="00025883">
          <w:pPr>
            <w:pBdr>
              <w:top w:val="nil"/>
              <w:left w:val="nil"/>
              <w:bottom w:val="nil"/>
              <w:right w:val="nil"/>
              <w:between w:val="nil"/>
            </w:pBdr>
            <w:jc w:val="right"/>
            <w:rPr>
              <w:rFonts w:ascii="Cambria" w:eastAsia="Cambria" w:hAnsi="Cambria" w:cs="Cambria"/>
              <w:color w:val="000000"/>
              <w:sz w:val="36"/>
              <w:szCs w:val="36"/>
            </w:rPr>
          </w:pPr>
          <w:r>
            <w:rPr>
              <w:rFonts w:ascii="Cambria" w:eastAsia="Cambria" w:hAnsi="Cambria" w:cs="Cambria"/>
              <w:color w:val="000000"/>
              <w:sz w:val="36"/>
              <w:szCs w:val="36"/>
            </w:rPr>
            <w:t>SE course – Deliverables</w:t>
          </w:r>
        </w:p>
      </w:tc>
      <w:tc>
        <w:tcPr>
          <w:tcW w:w="2092" w:type="dxa"/>
          <w:shd w:val="clear" w:color="auto" w:fill="auto"/>
          <w:tcMar>
            <w:top w:w="72" w:type="dxa"/>
            <w:left w:w="115" w:type="dxa"/>
            <w:bottom w:w="72" w:type="dxa"/>
            <w:right w:w="115" w:type="dxa"/>
          </w:tcMar>
        </w:tcPr>
        <w:p w14:paraId="000001B6" w14:textId="77777777" w:rsidR="001A30D1" w:rsidRDefault="00025883">
          <w:pPr>
            <w:pBdr>
              <w:top w:val="nil"/>
              <w:left w:val="nil"/>
              <w:bottom w:val="nil"/>
              <w:right w:val="nil"/>
              <w:between w:val="nil"/>
            </w:pBdr>
            <w:rPr>
              <w:rFonts w:ascii="Cambria" w:eastAsia="Cambria" w:hAnsi="Cambria" w:cs="Cambria"/>
              <w:b/>
              <w:color w:val="000000"/>
              <w:sz w:val="36"/>
              <w:szCs w:val="36"/>
            </w:rPr>
          </w:pPr>
          <w:r>
            <w:rPr>
              <w:rFonts w:ascii="Cambria" w:eastAsia="Cambria" w:hAnsi="Cambria" w:cs="Cambria"/>
              <w:b/>
              <w:color w:val="000000"/>
              <w:sz w:val="36"/>
              <w:szCs w:val="36"/>
            </w:rPr>
            <w:t>2019-2020</w:t>
          </w:r>
        </w:p>
      </w:tc>
    </w:tr>
  </w:tbl>
  <w:p w14:paraId="000001B7" w14:textId="77777777" w:rsidR="001A30D1" w:rsidRDefault="001A30D1">
    <w:pPr>
      <w:pBdr>
        <w:top w:val="nil"/>
        <w:left w:val="nil"/>
        <w:bottom w:val="nil"/>
        <w:right w:val="nil"/>
        <w:between w:val="nil"/>
      </w:pBdr>
      <w:rPr>
        <w:rFonts w:ascii="Cambria" w:eastAsia="Cambria" w:hAnsi="Cambria" w:cs="Cambria"/>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010CC"/>
    <w:multiLevelType w:val="multilevel"/>
    <w:tmpl w:val="09A68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0D3CC2"/>
    <w:multiLevelType w:val="multilevel"/>
    <w:tmpl w:val="60CE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AD2D9E"/>
    <w:multiLevelType w:val="multilevel"/>
    <w:tmpl w:val="993E6608"/>
    <w:lvl w:ilvl="0">
      <w:start w:val="1"/>
      <w:numFmt w:val="bullet"/>
      <w:lvlText w:val="∙"/>
      <w:lvlJc w:val="left"/>
      <w:pPr>
        <w:ind w:left="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szCs w:val="20"/>
        <w:u w:val="none"/>
        <w:shd w:val="clear" w:color="auto" w:fill="auto"/>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3" w15:restartNumberingAfterBreak="0">
    <w:nsid w:val="4A747B8C"/>
    <w:multiLevelType w:val="multilevel"/>
    <w:tmpl w:val="1AA80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DE0C35"/>
    <w:multiLevelType w:val="multilevel"/>
    <w:tmpl w:val="F83A4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D108BF"/>
    <w:multiLevelType w:val="multilevel"/>
    <w:tmpl w:val="8000E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59351A"/>
    <w:multiLevelType w:val="multilevel"/>
    <w:tmpl w:val="CCEE7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E32B4F"/>
    <w:multiLevelType w:val="multilevel"/>
    <w:tmpl w:val="746CF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5"/>
  </w:num>
  <w:num w:numId="3">
    <w:abstractNumId w:val="0"/>
  </w:num>
  <w:num w:numId="4">
    <w:abstractNumId w:val="6"/>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0D1"/>
    <w:rsid w:val="00025883"/>
    <w:rsid w:val="001A30D1"/>
    <w:rsid w:val="003C30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D127"/>
  <w15:docId w15:val="{6858D559-4387-424E-A398-EC7E9ED3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240" w:after="60"/>
      <w:outlineLvl w:val="0"/>
    </w:pPr>
    <w:rPr>
      <w:rFonts w:ascii="Arial" w:eastAsia="Arial" w:hAnsi="Arial" w:cs="Arial"/>
      <w:b/>
      <w:sz w:val="32"/>
      <w:szCs w:val="32"/>
    </w:rPr>
  </w:style>
  <w:style w:type="paragraph" w:styleId="Heading2">
    <w:name w:val="heading 2"/>
    <w:basedOn w:val="Normal"/>
    <w:next w:val="Normal"/>
    <w:uiPriority w:val="9"/>
    <w:unhideWhenUsed/>
    <w:qFormat/>
    <w:pPr>
      <w:keepNext/>
      <w:pBdr>
        <w:top w:val="nil"/>
        <w:left w:val="nil"/>
        <w:bottom w:val="nil"/>
        <w:right w:val="nil"/>
        <w:between w:val="nil"/>
      </w:pBdr>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Heading5">
    <w:name w:val="heading 5"/>
    <w:basedOn w:val="Normal"/>
    <w:next w:val="Normal"/>
    <w:uiPriority w:val="9"/>
    <w:semiHidden/>
    <w:unhideWhenUsed/>
    <w:qFormat/>
    <w:pPr>
      <w:pBdr>
        <w:top w:val="nil"/>
        <w:left w:val="nil"/>
        <w:bottom w:val="nil"/>
        <w:right w:val="nil"/>
        <w:between w:val="nil"/>
      </w:pBdr>
      <w:spacing w:before="240" w:after="60"/>
      <w:outlineLvl w:val="4"/>
    </w:pPr>
    <w:rPr>
      <w:b/>
      <w:i/>
      <w:sz w:val="26"/>
      <w:szCs w:val="26"/>
    </w:rPr>
  </w:style>
  <w:style w:type="paragraph" w:styleId="Heading6">
    <w:name w:val="heading 6"/>
    <w:basedOn w:val="Normal"/>
    <w:next w:val="Normal"/>
    <w:uiPriority w:val="9"/>
    <w:semiHidden/>
    <w:unhideWhenUsed/>
    <w:qFormat/>
    <w:pPr>
      <w:pBdr>
        <w:top w:val="nil"/>
        <w:left w:val="nil"/>
        <w:bottom w:val="nil"/>
        <w:right w:val="nil"/>
        <w:between w:val="nil"/>
      </w:pBd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after="300"/>
    </w:pPr>
    <w:rPr>
      <w:rFonts w:ascii="Cambria" w:eastAsia="Cambria" w:hAnsi="Cambria" w:cs="Cambria"/>
      <w:color w:val="17365D"/>
      <w:sz w:val="52"/>
      <w:szCs w:val="52"/>
    </w:rPr>
  </w:style>
  <w:style w:type="paragraph" w:styleId="Subtitle">
    <w:name w:val="Subtitle"/>
    <w:basedOn w:val="Normal"/>
    <w:next w:val="Normal"/>
    <w:uiPriority w:val="11"/>
    <w:qFormat/>
    <w:pPr>
      <w:pBdr>
        <w:top w:val="nil"/>
        <w:left w:val="nil"/>
        <w:bottom w:val="nil"/>
        <w:right w:val="nil"/>
        <w:between w:val="nil"/>
      </w:pBd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C30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30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JsOrODWFN+RRskD6yrKYxnyEtg==">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4702</Words>
  <Characters>26802</Characters>
  <Application>Microsoft Office Word</Application>
  <DocSecurity>0</DocSecurity>
  <Lines>223</Lines>
  <Paragraphs>62</Paragraphs>
  <ScaleCrop>false</ScaleCrop>
  <Company/>
  <LinksUpToDate>false</LinksUpToDate>
  <CharactersWithSpaces>31442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Gianluca Rea</cp:lastModifiedBy>
  <cp:revision>2</cp:revision>
  <dcterms:created xsi:type="dcterms:W3CDTF">2019-12-22T09:34:00Z</dcterms:created>
  <dcterms:modified xsi:type="dcterms:W3CDTF">2019-12-22T09:36:00Z</dcterms:modified>
</cp:coreProperties>
</file>